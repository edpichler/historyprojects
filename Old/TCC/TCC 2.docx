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7857" w:rsidDel="005A5400" w:rsidRDefault="00DD7857">
      <w:pPr>
        <w:pStyle w:val="Standard"/>
        <w:rPr>
          <w:del w:id="0" w:author="eduardo.pichler" w:date="2010-08-23T09:48:00Z"/>
          <w:rFonts w:ascii="Arial" w:hAnsi="Arial" w:cs="Arial"/>
          <w:szCs w:val="24"/>
        </w:rPr>
      </w:pPr>
    </w:p>
    <w:p w:rsidR="00DD7857" w:rsidDel="005A5400" w:rsidRDefault="00DD7857">
      <w:pPr>
        <w:pStyle w:val="Standard"/>
        <w:rPr>
          <w:del w:id="1" w:author="eduardo.pichler" w:date="2010-08-23T09:48:00Z"/>
          <w:rFonts w:ascii="Arial" w:hAnsi="Arial" w:cs="Arial"/>
          <w:szCs w:val="24"/>
        </w:rPr>
      </w:pPr>
    </w:p>
    <w:p w:rsidR="00DD7857" w:rsidRDefault="008A7D50">
      <w:pPr>
        <w:pStyle w:val="Standard"/>
        <w:widowControl w:val="0"/>
        <w:jc w:val="center"/>
        <w:rPr>
          <w:rFonts w:ascii="Arial" w:hAnsi="Arial" w:cs="Arial"/>
          <w:b/>
          <w:szCs w:val="24"/>
        </w:rPr>
      </w:pPr>
      <w:r>
        <w:rPr>
          <w:rFonts w:ascii="Arial" w:hAnsi="Arial" w:cs="Arial"/>
          <w:b/>
          <w:szCs w:val="24"/>
        </w:rPr>
        <w:t>EDUARDO IVAN PICHLER</w:t>
      </w:r>
    </w:p>
    <w:p w:rsidR="00DD7857" w:rsidRDefault="00DD7857">
      <w:pPr>
        <w:pStyle w:val="Standard"/>
        <w:widowControl w:val="0"/>
        <w:jc w:val="center"/>
        <w:rPr>
          <w:rFonts w:ascii="Arial" w:hAnsi="Arial" w:cs="Arial"/>
          <w:b/>
          <w:szCs w:val="24"/>
        </w:rPr>
      </w:pPr>
    </w:p>
    <w:p w:rsidR="00DD7857" w:rsidRDefault="00DD7857">
      <w:pPr>
        <w:pStyle w:val="Standard"/>
        <w:jc w:val="center"/>
        <w:rPr>
          <w:rFonts w:ascii="Arial" w:hAnsi="Arial" w:cs="Arial"/>
          <w:b/>
          <w:szCs w:val="24"/>
        </w:rPr>
      </w:pPr>
    </w:p>
    <w:p w:rsidR="00DD7857" w:rsidRDefault="00DD7857">
      <w:pPr>
        <w:pStyle w:val="Standard"/>
        <w:jc w:val="center"/>
        <w:rPr>
          <w:rFonts w:ascii="Arial" w:hAnsi="Arial" w:cs="Arial"/>
          <w:b/>
          <w:szCs w:val="24"/>
        </w:rPr>
      </w:pPr>
    </w:p>
    <w:p w:rsidR="00DD7857" w:rsidRDefault="00DD7857">
      <w:pPr>
        <w:pStyle w:val="Standard"/>
        <w:jc w:val="center"/>
        <w:rPr>
          <w:rFonts w:ascii="Arial" w:hAnsi="Arial" w:cs="Arial"/>
          <w:b/>
          <w:szCs w:val="24"/>
        </w:rPr>
      </w:pPr>
    </w:p>
    <w:p w:rsidR="00DD7857" w:rsidRDefault="00DD7857">
      <w:pPr>
        <w:pStyle w:val="Standard"/>
        <w:jc w:val="center"/>
        <w:rPr>
          <w:rFonts w:ascii="Arial" w:hAnsi="Arial" w:cs="Arial"/>
          <w:b/>
          <w:szCs w:val="24"/>
        </w:rPr>
      </w:pPr>
    </w:p>
    <w:p w:rsidR="00DD7857" w:rsidRDefault="00DD7857">
      <w:pPr>
        <w:pStyle w:val="Standard"/>
        <w:jc w:val="center"/>
        <w:rPr>
          <w:rFonts w:ascii="Arial" w:hAnsi="Arial" w:cs="Arial"/>
          <w:szCs w:val="24"/>
        </w:rPr>
      </w:pPr>
    </w:p>
    <w:p w:rsidR="00DD7857" w:rsidRDefault="00DD7857">
      <w:pPr>
        <w:pStyle w:val="Standard"/>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capa"/>
        <w:outlineLvl w:val="9"/>
      </w:pPr>
    </w:p>
    <w:p w:rsidR="00DD7857" w:rsidRDefault="008A7D50">
      <w:pPr>
        <w:pStyle w:val="capa"/>
        <w:outlineLvl w:val="9"/>
      </w:pPr>
      <w:bookmarkStart w:id="2" w:name="_Toc270320236"/>
      <w:r>
        <w:t>SISTEMA DISTRIBUÍDO PARA DISTRIBUIDORAS DE ATACADO</w:t>
      </w:r>
      <w:bookmarkEnd w:id="2"/>
    </w:p>
    <w:p w:rsidR="00DD7857" w:rsidRDefault="00DD7857">
      <w:pPr>
        <w:pStyle w:val="Standard"/>
        <w:jc w:val="center"/>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Header"/>
        <w:tabs>
          <w:tab w:val="clear" w:pos="4252"/>
          <w:tab w:val="clear" w:pos="8504"/>
        </w:tabs>
        <w:rPr>
          <w:rFonts w:ascii="Arial" w:hAnsi="Arial" w:cs="Arial"/>
        </w:rPr>
      </w:pPr>
    </w:p>
    <w:p w:rsidR="00DD7857" w:rsidRDefault="00DD7857">
      <w:pPr>
        <w:pStyle w:val="Header"/>
        <w:tabs>
          <w:tab w:val="clear" w:pos="4252"/>
          <w:tab w:val="clear" w:pos="8504"/>
        </w:tabs>
        <w:rPr>
          <w:rFonts w:ascii="Arial" w:hAnsi="Arial" w:cs="Arial"/>
        </w:rPr>
      </w:pPr>
    </w:p>
    <w:p w:rsidR="00DD7857" w:rsidRDefault="008A7D50">
      <w:pPr>
        <w:pStyle w:val="Standard"/>
        <w:jc w:val="center"/>
        <w:rPr>
          <w:rFonts w:ascii="Arial" w:hAnsi="Arial" w:cs="Arial"/>
          <w:b/>
          <w:szCs w:val="24"/>
        </w:rPr>
      </w:pPr>
      <w:r>
        <w:rPr>
          <w:rFonts w:ascii="Arial" w:hAnsi="Arial" w:cs="Arial"/>
          <w:b/>
          <w:szCs w:val="24"/>
        </w:rPr>
        <w:t>PATO BRANCO-PR</w:t>
      </w:r>
    </w:p>
    <w:p w:rsidR="00DD7857" w:rsidRDefault="008A7D50">
      <w:pPr>
        <w:pStyle w:val="Standard"/>
        <w:jc w:val="center"/>
        <w:rPr>
          <w:rFonts w:ascii="Arial" w:hAnsi="Arial" w:cs="Arial"/>
          <w:b/>
          <w:szCs w:val="24"/>
        </w:rPr>
        <w:sectPr w:rsidR="00DD7857">
          <w:headerReference w:type="default" r:id="rId8"/>
          <w:pgSz w:w="11905" w:h="16837"/>
          <w:pgMar w:top="1701" w:right="1134" w:bottom="720" w:left="1701" w:header="720" w:footer="720" w:gutter="0"/>
          <w:cols w:space="720"/>
        </w:sectPr>
      </w:pPr>
      <w:r>
        <w:rPr>
          <w:rFonts w:ascii="Arial" w:hAnsi="Arial" w:cs="Arial"/>
          <w:b/>
          <w:szCs w:val="24"/>
        </w:rPr>
        <w:t>2006</w:t>
      </w: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8A7D50">
      <w:pPr>
        <w:pStyle w:val="Standard"/>
        <w:widowControl w:val="0"/>
        <w:jc w:val="center"/>
        <w:rPr>
          <w:rFonts w:ascii="Arial" w:hAnsi="Arial" w:cs="Arial"/>
          <w:b/>
          <w:szCs w:val="24"/>
        </w:rPr>
      </w:pPr>
      <w:r>
        <w:rPr>
          <w:rFonts w:ascii="Arial" w:hAnsi="Arial" w:cs="Arial"/>
          <w:b/>
          <w:szCs w:val="24"/>
        </w:rPr>
        <w:t>EDUARDO IVAN PICHLER</w:t>
      </w:r>
    </w:p>
    <w:p w:rsidR="00DD7857" w:rsidRDefault="00DD7857">
      <w:pPr>
        <w:pStyle w:val="Standard"/>
        <w:widowControl w:val="0"/>
        <w:jc w:val="center"/>
        <w:rPr>
          <w:rFonts w:ascii="Arial" w:hAnsi="Arial" w:cs="Arial"/>
          <w:b/>
          <w:szCs w:val="24"/>
        </w:rPr>
      </w:pPr>
    </w:p>
    <w:p w:rsidR="00DD7857" w:rsidRDefault="00DD7857">
      <w:pPr>
        <w:pStyle w:val="Standard"/>
        <w:jc w:val="center"/>
        <w:rPr>
          <w:rFonts w:ascii="Arial" w:hAnsi="Arial" w:cs="Arial"/>
          <w:b/>
          <w:szCs w:val="24"/>
        </w:rPr>
      </w:pPr>
    </w:p>
    <w:p w:rsidR="00DD7857" w:rsidRDefault="00DD7857">
      <w:pPr>
        <w:pStyle w:val="Standard"/>
        <w:jc w:val="center"/>
        <w:rPr>
          <w:rFonts w:ascii="Arial" w:hAnsi="Arial" w:cs="Arial"/>
          <w:b/>
          <w:szCs w:val="24"/>
        </w:rPr>
      </w:pPr>
    </w:p>
    <w:p w:rsidR="00DD7857" w:rsidRDefault="00DD7857">
      <w:pPr>
        <w:pStyle w:val="Standard"/>
        <w:jc w:val="center"/>
        <w:rPr>
          <w:rFonts w:ascii="Arial" w:hAnsi="Arial" w:cs="Arial"/>
          <w:b/>
          <w:szCs w:val="24"/>
        </w:rPr>
      </w:pPr>
    </w:p>
    <w:p w:rsidR="00DD7857" w:rsidRDefault="00DD7857">
      <w:pPr>
        <w:pStyle w:val="Standard"/>
        <w:jc w:val="center"/>
        <w:rPr>
          <w:rFonts w:ascii="Arial" w:hAnsi="Arial" w:cs="Arial"/>
          <w:b/>
          <w:szCs w:val="24"/>
        </w:rPr>
      </w:pPr>
    </w:p>
    <w:p w:rsidR="00DD7857" w:rsidRDefault="00DD7857">
      <w:pPr>
        <w:pStyle w:val="Standard"/>
        <w:jc w:val="center"/>
        <w:rPr>
          <w:rFonts w:ascii="Arial" w:hAnsi="Arial" w:cs="Arial"/>
          <w:b/>
          <w:szCs w:val="24"/>
        </w:rPr>
      </w:pPr>
    </w:p>
    <w:p w:rsidR="00DD7857" w:rsidRDefault="00DD7857">
      <w:pPr>
        <w:pStyle w:val="Standard"/>
        <w:jc w:val="center"/>
        <w:rPr>
          <w:rFonts w:ascii="Arial" w:hAnsi="Arial" w:cs="Arial"/>
          <w:b/>
          <w:szCs w:val="24"/>
        </w:rPr>
      </w:pPr>
    </w:p>
    <w:p w:rsidR="00DD7857" w:rsidRDefault="00DD7857">
      <w:pPr>
        <w:pStyle w:val="Standard"/>
        <w:jc w:val="center"/>
        <w:rPr>
          <w:rFonts w:ascii="Arial" w:hAnsi="Arial" w:cs="Arial"/>
          <w:b/>
          <w:szCs w:val="24"/>
        </w:rPr>
      </w:pPr>
    </w:p>
    <w:p w:rsidR="00DD7857" w:rsidRDefault="00DD7857">
      <w:pPr>
        <w:pStyle w:val="Standard"/>
        <w:jc w:val="center"/>
        <w:rPr>
          <w:rFonts w:ascii="Arial" w:hAnsi="Arial" w:cs="Arial"/>
          <w:b/>
          <w:szCs w:val="24"/>
        </w:rPr>
      </w:pPr>
    </w:p>
    <w:p w:rsidR="00DD7857" w:rsidRDefault="00DD7857">
      <w:pPr>
        <w:pStyle w:val="Standard"/>
        <w:jc w:val="center"/>
        <w:rPr>
          <w:rFonts w:ascii="Arial" w:hAnsi="Arial" w:cs="Arial"/>
          <w:b/>
          <w:szCs w:val="24"/>
        </w:rPr>
      </w:pPr>
    </w:p>
    <w:p w:rsidR="00DD7857" w:rsidRDefault="00DD7857">
      <w:pPr>
        <w:pStyle w:val="Standard"/>
        <w:jc w:val="center"/>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capa"/>
        <w:outlineLvl w:val="9"/>
      </w:pPr>
    </w:p>
    <w:p w:rsidR="00DD7857" w:rsidRDefault="008A7D50">
      <w:pPr>
        <w:pStyle w:val="capa"/>
        <w:outlineLvl w:val="9"/>
      </w:pPr>
      <w:bookmarkStart w:id="3" w:name="_Toc270320237"/>
      <w:r>
        <w:t>SISTEMA DISTRIBUÍDO PARA DISTRIBUIDORAS DE ATACADO</w:t>
      </w:r>
      <w:bookmarkEnd w:id="3"/>
    </w:p>
    <w:p w:rsidR="00DD7857" w:rsidRDefault="00DD7857">
      <w:pPr>
        <w:pStyle w:val="Standard"/>
        <w:jc w:val="center"/>
        <w:rPr>
          <w:rFonts w:ascii="Arial" w:hAnsi="Arial" w:cs="Arial"/>
          <w:szCs w:val="24"/>
        </w:rPr>
      </w:pPr>
    </w:p>
    <w:p w:rsidR="00DD7857" w:rsidRDefault="008A7D50">
      <w:pPr>
        <w:pStyle w:val="Standard"/>
        <w:ind w:left="4536"/>
        <w:rPr>
          <w:rFonts w:ascii="Arial" w:hAnsi="Arial" w:cs="Arial"/>
          <w:szCs w:val="24"/>
        </w:rPr>
      </w:pPr>
      <w:r>
        <w:rPr>
          <w:rFonts w:ascii="Arial" w:hAnsi="Arial" w:cs="Arial"/>
          <w:szCs w:val="24"/>
        </w:rPr>
        <w:t>Monografia apresentada como requisito parcial para obtenção do título tecnólogo no curso de Tecnologia em Sistemas de Informação da Universidade Tecnológica Federal do Paraná , Campus Pato Branco.</w:t>
      </w:r>
    </w:p>
    <w:p w:rsidR="00DD7857" w:rsidRDefault="00DD7857">
      <w:pPr>
        <w:pStyle w:val="Standard"/>
        <w:ind w:left="4536"/>
        <w:rPr>
          <w:rFonts w:ascii="Arial" w:hAnsi="Arial" w:cs="Arial"/>
          <w:szCs w:val="24"/>
        </w:rPr>
      </w:pPr>
    </w:p>
    <w:p w:rsidR="00DD7857" w:rsidRDefault="008A7D50">
      <w:pPr>
        <w:pStyle w:val="Standard"/>
        <w:ind w:left="4536"/>
      </w:pPr>
      <w:r>
        <w:rPr>
          <w:rFonts w:ascii="Arial" w:hAnsi="Arial" w:cs="Arial"/>
          <w:szCs w:val="24"/>
        </w:rPr>
        <w:t xml:space="preserve">Orientador: </w:t>
      </w:r>
      <w:r w:rsidRPr="005A5400">
        <w:rPr>
          <w:rFonts w:ascii="Arial" w:hAnsi="Arial" w:cs="Arial"/>
          <w:szCs w:val="24"/>
          <w:rPrChange w:id="4" w:author="eduardo.pichler" w:date="2010-08-23T09:46:00Z">
            <w:rPr>
              <w:rFonts w:ascii="Arial" w:hAnsi="Arial" w:cs="Arial"/>
              <w:szCs w:val="24"/>
              <w:lang w:val="en-US"/>
            </w:rPr>
          </w:rPrChange>
        </w:rPr>
        <w:t>Prof.</w:t>
      </w:r>
      <w:r>
        <w:rPr>
          <w:rFonts w:ascii="Arial" w:hAnsi="Arial" w:cs="Arial"/>
          <w:szCs w:val="24"/>
        </w:rPr>
        <w:t xml:space="preserve"> Msc. Ademir Roberto Freddo</w:t>
      </w: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8A7D50">
      <w:pPr>
        <w:pStyle w:val="Standard"/>
        <w:jc w:val="center"/>
        <w:rPr>
          <w:rFonts w:ascii="Arial" w:hAnsi="Arial" w:cs="Arial"/>
          <w:b/>
          <w:szCs w:val="24"/>
        </w:rPr>
      </w:pPr>
      <w:r>
        <w:rPr>
          <w:rFonts w:ascii="Arial" w:hAnsi="Arial" w:cs="Arial"/>
          <w:b/>
          <w:szCs w:val="24"/>
        </w:rPr>
        <w:t>PATO BRANCO-PR</w:t>
      </w:r>
    </w:p>
    <w:p w:rsidR="00DD7857" w:rsidRDefault="008A7D50">
      <w:pPr>
        <w:pStyle w:val="Standard"/>
        <w:jc w:val="center"/>
        <w:rPr>
          <w:rFonts w:ascii="Arial" w:hAnsi="Arial" w:cs="Arial"/>
          <w:b/>
          <w:szCs w:val="24"/>
        </w:rPr>
      </w:pPr>
      <w:r>
        <w:rPr>
          <w:rFonts w:ascii="Arial" w:hAnsi="Arial" w:cs="Arial"/>
          <w:b/>
          <w:szCs w:val="24"/>
        </w:rPr>
        <w:t>2006</w:t>
      </w:r>
    </w:p>
    <w:p w:rsidR="00DD7857" w:rsidRDefault="00DD7857">
      <w:pPr>
        <w:pStyle w:val="Standard"/>
        <w:pageBreakBefore/>
        <w:jc w:val="center"/>
        <w:rPr>
          <w:rFonts w:ascii="Arial" w:hAnsi="Arial" w:cs="Arial"/>
          <w:b/>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jc w:val="center"/>
        <w:rPr>
          <w:rFonts w:ascii="Arial" w:hAnsi="Arial" w:cs="Arial"/>
          <w:b/>
          <w:szCs w:val="24"/>
        </w:rPr>
      </w:pPr>
    </w:p>
    <w:p w:rsidR="00DD7857" w:rsidRDefault="00DD7857">
      <w:pPr>
        <w:pStyle w:val="Standard"/>
        <w:rPr>
          <w:rFonts w:ascii="Arial" w:hAnsi="Arial" w:cs="Arial"/>
          <w:szCs w:val="24"/>
        </w:rPr>
      </w:pPr>
    </w:p>
    <w:p w:rsidR="00DD7857" w:rsidRDefault="00DD7857">
      <w:pPr>
        <w:pStyle w:val="Standard"/>
        <w:pageBreakBefore/>
        <w:rPr>
          <w:rFonts w:ascii="Arial" w:hAnsi="Arial" w:cs="Arial"/>
          <w:szCs w:val="24"/>
        </w:rPr>
      </w:pPr>
    </w:p>
    <w:p w:rsidR="00DD7857" w:rsidRDefault="00DD7857">
      <w:pPr>
        <w:pStyle w:val="Standard"/>
        <w:rPr>
          <w:rFonts w:ascii="Arial" w:hAnsi="Arial" w:cs="Arial"/>
          <w:szCs w:val="24"/>
        </w:rPr>
      </w:pPr>
    </w:p>
    <w:p w:rsidR="00DD7857" w:rsidRDefault="00DD7857">
      <w:pPr>
        <w:pStyle w:val="capa"/>
        <w:outlineLvl w:val="9"/>
      </w:pPr>
    </w:p>
    <w:p w:rsidR="00DD7857" w:rsidRDefault="008A7D50">
      <w:pPr>
        <w:pStyle w:val="capa"/>
        <w:outlineLvl w:val="9"/>
      </w:pPr>
      <w:bookmarkStart w:id="5" w:name="_Toc270320238"/>
      <w:r>
        <w:t>AGRADECIMENTOS</w:t>
      </w:r>
      <w:bookmarkEnd w:id="5"/>
    </w:p>
    <w:p w:rsidR="00DD7857" w:rsidRDefault="00DD7857">
      <w:pPr>
        <w:pStyle w:val="Standard"/>
        <w:jc w:val="center"/>
        <w:rPr>
          <w:rFonts w:ascii="Arial" w:hAnsi="Arial" w:cs="Arial"/>
          <w:i/>
          <w:iCs/>
          <w:szCs w:val="24"/>
        </w:rPr>
      </w:pPr>
    </w:p>
    <w:p w:rsidR="00DD7857" w:rsidRDefault="008A7D50">
      <w:pPr>
        <w:pStyle w:val="Standard"/>
        <w:jc w:val="center"/>
        <w:rPr>
          <w:rFonts w:ascii="Arial" w:hAnsi="Arial" w:cs="Arial"/>
          <w:i/>
          <w:iCs/>
          <w:szCs w:val="24"/>
        </w:rPr>
      </w:pPr>
      <w:r>
        <w:rPr>
          <w:rFonts w:ascii="Arial" w:hAnsi="Arial" w:cs="Arial"/>
          <w:i/>
          <w:iCs/>
          <w:szCs w:val="24"/>
        </w:rPr>
        <w:t>Sobre tudo, ao meu pai e minha mãe por tudo o que representam para mim e mais do que ninguém, me amam e acreditam fielmente em mim. À minha irmã, meu ídolo, da qual sempre recebo apoio. Ao professor Omero que me ensinou os primeiros algoritmos, à professora Beatriz que foi meu anjo da guarda, ao Robison que me ajudou a escolher a tecnologia certa.</w:t>
      </w:r>
    </w:p>
    <w:p w:rsidR="00DD7857" w:rsidRDefault="008A7D50">
      <w:pPr>
        <w:pStyle w:val="Standard"/>
        <w:jc w:val="center"/>
        <w:rPr>
          <w:rFonts w:ascii="Arial" w:hAnsi="Arial" w:cs="Arial"/>
          <w:i/>
          <w:iCs/>
          <w:szCs w:val="24"/>
        </w:rPr>
      </w:pPr>
      <w:r>
        <w:rPr>
          <w:rFonts w:ascii="Arial" w:hAnsi="Arial" w:cs="Arial"/>
          <w:i/>
          <w:iCs/>
          <w:szCs w:val="24"/>
        </w:rPr>
        <w:t xml:space="preserve">    À professora Elizabete Paludo, que antes que tudo isso acontecesse, tornou possível meu ingresso à Universidade. E à aqueles professores que se preocuparam com minha formação, realmente meus amigos, me deram acesso ao conhecimento, me inspiraram e me ajudaram à fazer minhas escolhas e a tomar sempre a decisão certa.</w:t>
      </w:r>
    </w:p>
    <w:p w:rsidR="00DD7857" w:rsidRDefault="008A7D50">
      <w:pPr>
        <w:pStyle w:val="Standard"/>
        <w:jc w:val="center"/>
        <w:rPr>
          <w:rFonts w:ascii="Arial" w:hAnsi="Arial" w:cs="Arial"/>
          <w:i/>
          <w:iCs/>
          <w:szCs w:val="24"/>
        </w:rPr>
      </w:pPr>
      <w:r>
        <w:rPr>
          <w:rFonts w:ascii="Arial" w:hAnsi="Arial" w:cs="Arial"/>
          <w:i/>
          <w:iCs/>
          <w:szCs w:val="24"/>
        </w:rPr>
        <w:t xml:space="preserve">    Ao meu primo Eldoney que, talvez sem querer, fez a minha inclusão tecnológica me emprestando um video-game e aos meus amigos que foram fundamentais não atrapalhando em nada.</w:t>
      </w:r>
    </w:p>
    <w:p w:rsidR="00DD7857" w:rsidRDefault="00DD7857">
      <w:pPr>
        <w:pStyle w:val="Standard"/>
        <w:pageBreakBefore/>
        <w:jc w:val="center"/>
        <w:rPr>
          <w:rFonts w:ascii="Arial" w:hAnsi="Arial" w:cs="Arial"/>
          <w:b/>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ind w:left="4536"/>
        <w:rPr>
          <w:rFonts w:ascii="Arial" w:hAnsi="Arial" w:cs="Arial"/>
          <w:szCs w:val="24"/>
        </w:rPr>
      </w:pPr>
    </w:p>
    <w:p w:rsidR="00DD7857" w:rsidRDefault="00DD7857">
      <w:pPr>
        <w:pStyle w:val="Standard"/>
        <w:ind w:left="4536"/>
        <w:rPr>
          <w:rFonts w:ascii="Arial" w:hAnsi="Arial" w:cs="Arial"/>
          <w:szCs w:val="24"/>
        </w:rPr>
      </w:pPr>
    </w:p>
    <w:p w:rsidR="00DD7857" w:rsidRDefault="00DD7857">
      <w:pPr>
        <w:pStyle w:val="Standard"/>
        <w:ind w:left="4536"/>
        <w:rPr>
          <w:rFonts w:ascii="Arial" w:hAnsi="Arial" w:cs="Arial"/>
          <w:szCs w:val="24"/>
        </w:rPr>
      </w:pPr>
    </w:p>
    <w:p w:rsidR="00DD7857" w:rsidRDefault="00DD7857">
      <w:pPr>
        <w:pStyle w:val="Standard"/>
        <w:ind w:left="4536"/>
        <w:rPr>
          <w:rFonts w:ascii="Arial" w:hAnsi="Arial" w:cs="Arial"/>
          <w:szCs w:val="24"/>
        </w:rPr>
      </w:pPr>
    </w:p>
    <w:p w:rsidR="00DD7857" w:rsidRDefault="00DD7857">
      <w:pPr>
        <w:pStyle w:val="Standard"/>
        <w:ind w:left="4536"/>
        <w:rPr>
          <w:rFonts w:ascii="Arial" w:hAnsi="Arial" w:cs="Arial"/>
          <w:szCs w:val="24"/>
        </w:rPr>
      </w:pPr>
    </w:p>
    <w:p w:rsidR="00DD7857" w:rsidRDefault="00DD7857">
      <w:pPr>
        <w:pStyle w:val="Standard"/>
        <w:ind w:left="4536"/>
        <w:rPr>
          <w:rFonts w:ascii="Arial" w:hAnsi="Arial" w:cs="Arial"/>
          <w:szCs w:val="24"/>
        </w:rPr>
      </w:pPr>
    </w:p>
    <w:p w:rsidR="00DD7857" w:rsidRDefault="00DD7857">
      <w:pPr>
        <w:pStyle w:val="Standard"/>
        <w:ind w:left="4536"/>
        <w:rPr>
          <w:rFonts w:ascii="Arial" w:hAnsi="Arial" w:cs="Arial"/>
          <w:szCs w:val="24"/>
        </w:rPr>
      </w:pPr>
    </w:p>
    <w:p w:rsidR="00DD7857" w:rsidRDefault="00DD7857">
      <w:pPr>
        <w:pStyle w:val="Standard"/>
        <w:ind w:left="4536"/>
        <w:rPr>
          <w:rFonts w:ascii="Arial" w:hAnsi="Arial" w:cs="Arial"/>
          <w:szCs w:val="24"/>
        </w:rPr>
      </w:pPr>
    </w:p>
    <w:p w:rsidR="00DD7857" w:rsidRDefault="00DD7857">
      <w:pPr>
        <w:pStyle w:val="Standard"/>
        <w:ind w:left="4536"/>
        <w:rPr>
          <w:rFonts w:ascii="Arial" w:hAnsi="Arial" w:cs="Arial"/>
          <w:szCs w:val="24"/>
        </w:rPr>
      </w:pPr>
    </w:p>
    <w:p w:rsidR="00DD7857" w:rsidRDefault="00DD7857">
      <w:pPr>
        <w:pStyle w:val="Standard"/>
        <w:ind w:left="4536"/>
        <w:rPr>
          <w:rFonts w:ascii="Arial" w:hAnsi="Arial" w:cs="Arial"/>
          <w:szCs w:val="24"/>
        </w:rPr>
      </w:pPr>
    </w:p>
    <w:p w:rsidR="00DD7857" w:rsidRDefault="00DD7857">
      <w:pPr>
        <w:pStyle w:val="Standard"/>
        <w:ind w:left="4536"/>
        <w:rPr>
          <w:rFonts w:ascii="Arial" w:hAnsi="Arial" w:cs="Arial"/>
          <w:szCs w:val="24"/>
        </w:rPr>
      </w:pPr>
    </w:p>
    <w:p w:rsidR="00DD7857" w:rsidRDefault="00DD7857">
      <w:pPr>
        <w:pStyle w:val="Standard"/>
        <w:ind w:left="4536"/>
        <w:rPr>
          <w:rFonts w:ascii="Arial" w:hAnsi="Arial" w:cs="Arial"/>
          <w:szCs w:val="24"/>
        </w:rPr>
      </w:pPr>
    </w:p>
    <w:p w:rsidR="00DD7857" w:rsidRDefault="00DD7857">
      <w:pPr>
        <w:pStyle w:val="Standard"/>
        <w:ind w:left="4536"/>
        <w:rPr>
          <w:rFonts w:ascii="Arial" w:hAnsi="Arial" w:cs="Arial"/>
          <w:szCs w:val="24"/>
        </w:rPr>
      </w:pPr>
    </w:p>
    <w:p w:rsidR="00DD7857" w:rsidRDefault="00DD7857">
      <w:pPr>
        <w:pStyle w:val="Standard"/>
        <w:ind w:left="4536"/>
        <w:rPr>
          <w:rFonts w:ascii="Arial" w:hAnsi="Arial" w:cs="Arial"/>
          <w:szCs w:val="24"/>
        </w:rPr>
      </w:pPr>
    </w:p>
    <w:p w:rsidR="00DD7857" w:rsidRDefault="00DD7857">
      <w:pPr>
        <w:pStyle w:val="Standard"/>
        <w:ind w:left="4536"/>
        <w:rPr>
          <w:rFonts w:ascii="Arial" w:hAnsi="Arial" w:cs="Arial"/>
          <w:szCs w:val="24"/>
        </w:rPr>
      </w:pPr>
    </w:p>
    <w:p w:rsidR="00DD7857" w:rsidRDefault="00DD7857">
      <w:pPr>
        <w:pStyle w:val="Standard"/>
        <w:ind w:left="4536"/>
        <w:rPr>
          <w:rFonts w:ascii="Arial" w:hAnsi="Arial" w:cs="Arial"/>
          <w:szCs w:val="24"/>
        </w:rPr>
      </w:pPr>
    </w:p>
    <w:p w:rsidR="00DD7857" w:rsidRDefault="00DD7857">
      <w:pPr>
        <w:pStyle w:val="Standard"/>
        <w:ind w:left="4536"/>
        <w:rPr>
          <w:rFonts w:ascii="Arial" w:hAnsi="Arial" w:cs="Arial"/>
          <w:szCs w:val="24"/>
        </w:rPr>
      </w:pPr>
    </w:p>
    <w:p w:rsidR="00DD7857" w:rsidRDefault="00DD7857">
      <w:pPr>
        <w:pStyle w:val="Standard"/>
        <w:ind w:left="4536"/>
        <w:rPr>
          <w:rFonts w:ascii="Arial" w:hAnsi="Arial" w:cs="Arial"/>
          <w:szCs w:val="24"/>
        </w:rPr>
      </w:pPr>
    </w:p>
    <w:p w:rsidR="00DD7857" w:rsidRDefault="00DD7857">
      <w:pPr>
        <w:pStyle w:val="Standard"/>
        <w:ind w:left="4536"/>
        <w:rPr>
          <w:rFonts w:ascii="Arial" w:hAnsi="Arial" w:cs="Arial"/>
          <w:szCs w:val="24"/>
        </w:rPr>
      </w:pPr>
    </w:p>
    <w:p w:rsidR="00DD7857" w:rsidRDefault="00DD7857">
      <w:pPr>
        <w:pStyle w:val="Standard"/>
        <w:ind w:left="4536"/>
        <w:rPr>
          <w:rFonts w:ascii="Arial" w:hAnsi="Arial" w:cs="Arial"/>
          <w:szCs w:val="24"/>
        </w:rPr>
      </w:pPr>
    </w:p>
    <w:p w:rsidR="00DD7857" w:rsidRDefault="008A7D50">
      <w:pPr>
        <w:pStyle w:val="Standard"/>
        <w:ind w:left="4536"/>
        <w:rPr>
          <w:rFonts w:ascii="Arial" w:hAnsi="Arial" w:cs="Arial"/>
          <w:szCs w:val="24"/>
        </w:rPr>
      </w:pPr>
      <w:r>
        <w:rPr>
          <w:rFonts w:ascii="Arial" w:hAnsi="Arial" w:cs="Arial"/>
          <w:szCs w:val="24"/>
        </w:rPr>
        <w:t>"Aqueles que se enamoram somente da prática, sem cuidar da teoria, ou melhor, dizendo, da ciência, são como o piloto que embarca sem timão nem bússola. A prática deve alicerçar-se sobre uma boa teoria, à qual serve de guia a perspectiva; e em  não entrando por esta porta, nunca se poderá fazer coisa perfeita nem na pintura, nem em nenhuma outra profissão".</w:t>
      </w:r>
    </w:p>
    <w:p w:rsidR="00DD7857" w:rsidRDefault="00DD7857">
      <w:pPr>
        <w:pStyle w:val="Standard"/>
        <w:ind w:left="4536"/>
        <w:rPr>
          <w:rFonts w:ascii="Arial" w:hAnsi="Arial" w:cs="Arial"/>
          <w:szCs w:val="24"/>
        </w:rPr>
      </w:pPr>
    </w:p>
    <w:p w:rsidR="00DD7857" w:rsidRDefault="00DD7857">
      <w:pPr>
        <w:pStyle w:val="Standard"/>
        <w:ind w:left="4536"/>
        <w:jc w:val="right"/>
        <w:rPr>
          <w:rFonts w:ascii="Arial" w:hAnsi="Arial" w:cs="Arial"/>
          <w:szCs w:val="24"/>
        </w:rPr>
      </w:pPr>
    </w:p>
    <w:p w:rsidR="005A5400" w:rsidRDefault="005A5400">
      <w:pPr>
        <w:suppressAutoHyphens w:val="0"/>
        <w:rPr>
          <w:ins w:id="6" w:author="eduardo.pichler" w:date="2010-08-23T09:48:00Z"/>
          <w:rFonts w:ascii="Arial" w:eastAsia="Times New Roman" w:hAnsi="Arial" w:cs="Arial"/>
          <w:b/>
        </w:rPr>
      </w:pPr>
      <w:ins w:id="7" w:author="eduardo.pichler" w:date="2010-08-23T09:48:00Z">
        <w:r>
          <w:rPr>
            <w:rFonts w:ascii="Arial" w:hAnsi="Arial" w:cs="Arial"/>
          </w:rPr>
          <w:br w:type="page"/>
        </w:r>
      </w:ins>
    </w:p>
    <w:p w:rsidR="00DD7857" w:rsidRDefault="00DD7857">
      <w:pPr>
        <w:pStyle w:val="Titulos"/>
        <w:jc w:val="center"/>
        <w:rPr>
          <w:rFonts w:ascii="Arial" w:hAnsi="Arial" w:cs="Arial"/>
          <w:szCs w:val="24"/>
        </w:rPr>
      </w:pPr>
    </w:p>
    <w:p w:rsidR="00DD7857" w:rsidRDefault="008A7D50">
      <w:pPr>
        <w:pStyle w:val="capa"/>
        <w:outlineLvl w:val="9"/>
      </w:pPr>
      <w:bookmarkStart w:id="8" w:name="_Toc270320239"/>
      <w:r>
        <w:t>SUMÁRIO</w:t>
      </w:r>
      <w:bookmarkEnd w:id="8"/>
    </w:p>
    <w:p w:rsidR="00DD7857" w:rsidRDefault="00DD7857">
      <w:pPr>
        <w:pStyle w:val="Titulos"/>
        <w:rPr>
          <w:rFonts w:ascii="Arial" w:hAnsi="Arial" w:cs="Arial"/>
          <w:szCs w:val="24"/>
        </w:rPr>
      </w:pPr>
    </w:p>
    <w:p w:rsidR="005A5400" w:rsidRDefault="00DD7857">
      <w:pPr>
        <w:pStyle w:val="Sumrio3"/>
        <w:tabs>
          <w:tab w:val="right" w:leader="dot" w:pos="9060"/>
        </w:tabs>
        <w:rPr>
          <w:ins w:id="9" w:author="eduardo.pichler" w:date="2010-08-23T09:48:00Z"/>
          <w:noProof/>
        </w:rPr>
      </w:pPr>
      <w:r w:rsidRPr="00DD7857">
        <w:rPr>
          <w:b/>
        </w:rPr>
        <w:fldChar w:fldCharType="begin"/>
      </w:r>
      <w:r w:rsidR="008A7D50">
        <w:instrText xml:space="preserve"> TOC \o "1-3" \t "Titulos;1" \h </w:instrText>
      </w:r>
      <w:r>
        <w:fldChar w:fldCharType="separate"/>
      </w:r>
      <w:ins w:id="10" w:author="eduardo.pichler" w:date="2010-08-23T09:48:00Z">
        <w:r w:rsidR="005A5400" w:rsidRPr="006D5877">
          <w:rPr>
            <w:rStyle w:val="Hyperlink"/>
            <w:noProof/>
          </w:rPr>
          <w:fldChar w:fldCharType="begin"/>
        </w:r>
        <w:r w:rsidR="005A5400" w:rsidRPr="006D5877">
          <w:rPr>
            <w:rStyle w:val="Hyperlink"/>
            <w:noProof/>
          </w:rPr>
          <w:instrText xml:space="preserve"> </w:instrText>
        </w:r>
        <w:r w:rsidR="005A5400">
          <w:rPr>
            <w:noProof/>
          </w:rPr>
          <w:instrText>HYPERLINK \l "_Toc270320236"</w:instrText>
        </w:r>
        <w:r w:rsidR="005A5400" w:rsidRPr="006D5877">
          <w:rPr>
            <w:rStyle w:val="Hyperlink"/>
            <w:noProof/>
          </w:rPr>
          <w:instrText xml:space="preserve"> </w:instrText>
        </w:r>
        <w:r w:rsidR="005A5400" w:rsidRPr="006D5877">
          <w:rPr>
            <w:rStyle w:val="Hyperlink"/>
            <w:noProof/>
          </w:rPr>
        </w:r>
        <w:r w:rsidR="005A5400" w:rsidRPr="006D5877">
          <w:rPr>
            <w:rStyle w:val="Hyperlink"/>
            <w:noProof/>
          </w:rPr>
          <w:fldChar w:fldCharType="separate"/>
        </w:r>
        <w:r w:rsidR="005A5400" w:rsidRPr="006D5877">
          <w:rPr>
            <w:rStyle w:val="Hyperlink"/>
            <w:noProof/>
          </w:rPr>
          <w:t>SISTEMA DISTRIBUÍDO PARA DISTRIBUIDORAS DE ATACADO</w:t>
        </w:r>
        <w:r w:rsidR="005A5400">
          <w:rPr>
            <w:noProof/>
          </w:rPr>
          <w:tab/>
        </w:r>
        <w:r w:rsidR="005A5400">
          <w:rPr>
            <w:noProof/>
          </w:rPr>
          <w:fldChar w:fldCharType="begin"/>
        </w:r>
        <w:r w:rsidR="005A5400">
          <w:rPr>
            <w:noProof/>
          </w:rPr>
          <w:instrText xml:space="preserve"> PAGEREF _Toc270320236 \h </w:instrText>
        </w:r>
        <w:r w:rsidR="005A5400">
          <w:rPr>
            <w:noProof/>
          </w:rPr>
        </w:r>
      </w:ins>
      <w:r w:rsidR="005A5400">
        <w:rPr>
          <w:noProof/>
        </w:rPr>
        <w:fldChar w:fldCharType="separate"/>
      </w:r>
      <w:ins w:id="11" w:author="eduardo.pichler" w:date="2010-08-23T09:48:00Z">
        <w:r w:rsidR="005A5400">
          <w:rPr>
            <w:noProof/>
          </w:rPr>
          <w:t>1</w:t>
        </w:r>
        <w:r w:rsidR="005A5400">
          <w:rPr>
            <w:noProof/>
          </w:rPr>
          <w:fldChar w:fldCharType="end"/>
        </w:r>
        <w:r w:rsidR="005A5400" w:rsidRPr="006D5877">
          <w:rPr>
            <w:rStyle w:val="Hyperlink"/>
            <w:noProof/>
          </w:rPr>
          <w:fldChar w:fldCharType="end"/>
        </w:r>
      </w:ins>
    </w:p>
    <w:p w:rsidR="005A5400" w:rsidRDefault="005A5400">
      <w:pPr>
        <w:pStyle w:val="Sumrio3"/>
        <w:tabs>
          <w:tab w:val="right" w:leader="dot" w:pos="9060"/>
        </w:tabs>
        <w:rPr>
          <w:ins w:id="12" w:author="eduardo.pichler" w:date="2010-08-23T09:48:00Z"/>
          <w:noProof/>
        </w:rPr>
      </w:pPr>
      <w:ins w:id="13"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"_Toc270320237"</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SISTEMA DISTRIBUÍDO PARA DISTRIBUIDORAS DE ATACADO</w:t>
        </w:r>
        <w:r>
          <w:rPr>
            <w:noProof/>
          </w:rPr>
          <w:tab/>
        </w:r>
        <w:r>
          <w:rPr>
            <w:noProof/>
          </w:rPr>
          <w:fldChar w:fldCharType="begin"/>
        </w:r>
        <w:r>
          <w:rPr>
            <w:noProof/>
          </w:rPr>
          <w:instrText xml:space="preserve"> PAGEREF _Toc270320237 \h </w:instrText>
        </w:r>
        <w:r>
          <w:rPr>
            <w:noProof/>
          </w:rPr>
        </w:r>
      </w:ins>
      <w:r>
        <w:rPr>
          <w:noProof/>
        </w:rPr>
        <w:fldChar w:fldCharType="separate"/>
      </w:r>
      <w:ins w:id="14" w:author="eduardo.pichler" w:date="2010-08-23T09:48:00Z">
        <w:r>
          <w:rPr>
            <w:noProof/>
          </w:rPr>
          <w:t>i</w:t>
        </w:r>
        <w:r>
          <w:rPr>
            <w:noProof/>
          </w:rPr>
          <w:fldChar w:fldCharType="end"/>
        </w:r>
        <w:r w:rsidRPr="006D5877">
          <w:rPr>
            <w:rStyle w:val="Hyperlink"/>
            <w:noProof/>
          </w:rPr>
          <w:fldChar w:fldCharType="end"/>
        </w:r>
      </w:ins>
    </w:p>
    <w:p w:rsidR="005A5400" w:rsidRDefault="005A5400">
      <w:pPr>
        <w:pStyle w:val="Sumrio3"/>
        <w:tabs>
          <w:tab w:val="right" w:leader="dot" w:pos="9060"/>
        </w:tabs>
        <w:rPr>
          <w:ins w:id="15" w:author="eduardo.pichler" w:date="2010-08-23T09:48:00Z"/>
          <w:noProof/>
        </w:rPr>
      </w:pPr>
      <w:ins w:id="16"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"_Toc270320238"</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AGRADECIMENTOS</w:t>
        </w:r>
        <w:r>
          <w:rPr>
            <w:noProof/>
          </w:rPr>
          <w:tab/>
        </w:r>
        <w:r>
          <w:rPr>
            <w:noProof/>
          </w:rPr>
          <w:fldChar w:fldCharType="begin"/>
        </w:r>
        <w:r>
          <w:rPr>
            <w:noProof/>
          </w:rPr>
          <w:instrText xml:space="preserve"> PAGEREF _Toc270320238 \h </w:instrText>
        </w:r>
        <w:r>
          <w:rPr>
            <w:noProof/>
          </w:rPr>
        </w:r>
      </w:ins>
      <w:r>
        <w:rPr>
          <w:noProof/>
        </w:rPr>
        <w:fldChar w:fldCharType="separate"/>
      </w:r>
      <w:ins w:id="17" w:author="eduardo.pichler" w:date="2010-08-23T09:48:00Z">
        <w:r>
          <w:rPr>
            <w:noProof/>
          </w:rPr>
          <w:t>iii</w:t>
        </w:r>
        <w:r>
          <w:rPr>
            <w:noProof/>
          </w:rPr>
          <w:fldChar w:fldCharType="end"/>
        </w:r>
        <w:r w:rsidRPr="006D5877">
          <w:rPr>
            <w:rStyle w:val="Hyperlink"/>
            <w:noProof/>
          </w:rPr>
          <w:fldChar w:fldCharType="end"/>
        </w:r>
      </w:ins>
    </w:p>
    <w:p w:rsidR="005A5400" w:rsidRDefault="005A5400">
      <w:pPr>
        <w:pStyle w:val="Sumrio3"/>
        <w:tabs>
          <w:tab w:val="right" w:leader="dot" w:pos="9060"/>
        </w:tabs>
        <w:rPr>
          <w:ins w:id="18" w:author="eduardo.pichler" w:date="2010-08-23T09:48:00Z"/>
          <w:noProof/>
        </w:rPr>
      </w:pPr>
      <w:ins w:id="19"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"_Toc270320239"</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SUMÁRIO</w:t>
        </w:r>
        <w:r>
          <w:rPr>
            <w:noProof/>
          </w:rPr>
          <w:tab/>
        </w:r>
        <w:r>
          <w:rPr>
            <w:noProof/>
          </w:rPr>
          <w:fldChar w:fldCharType="begin"/>
        </w:r>
        <w:r>
          <w:rPr>
            <w:noProof/>
          </w:rPr>
          <w:instrText xml:space="preserve"> PAGEREF _Toc270320239 \h </w:instrText>
        </w:r>
        <w:r>
          <w:rPr>
            <w:noProof/>
          </w:rPr>
        </w:r>
      </w:ins>
      <w:r>
        <w:rPr>
          <w:noProof/>
        </w:rPr>
        <w:fldChar w:fldCharType="separate"/>
      </w:r>
      <w:ins w:id="20" w:author="eduardo.pichler" w:date="2010-08-23T09:48:00Z">
        <w:r>
          <w:rPr>
            <w:noProof/>
          </w:rPr>
          <w:t>vi</w:t>
        </w:r>
        <w:r>
          <w:rPr>
            <w:noProof/>
          </w:rPr>
          <w:fldChar w:fldCharType="end"/>
        </w:r>
        <w:r w:rsidRPr="006D5877">
          <w:rPr>
            <w:rStyle w:val="Hyperlink"/>
            <w:noProof/>
          </w:rPr>
          <w:fldChar w:fldCharType="end"/>
        </w:r>
      </w:ins>
    </w:p>
    <w:p w:rsidR="005A5400" w:rsidRDefault="005A5400">
      <w:pPr>
        <w:pStyle w:val="Sumrio3"/>
        <w:tabs>
          <w:tab w:val="right" w:leader="dot" w:pos="9060"/>
        </w:tabs>
        <w:rPr>
          <w:ins w:id="21" w:author="eduardo.pichler" w:date="2010-08-23T09:48:00Z"/>
          <w:noProof/>
        </w:rPr>
      </w:pPr>
      <w:ins w:id="22"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"_Toc270320240"</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RESUMO</w:t>
        </w:r>
        <w:r>
          <w:rPr>
            <w:noProof/>
          </w:rPr>
          <w:tab/>
        </w:r>
        <w:r>
          <w:rPr>
            <w:noProof/>
          </w:rPr>
          <w:fldChar w:fldCharType="begin"/>
        </w:r>
        <w:r>
          <w:rPr>
            <w:noProof/>
          </w:rPr>
          <w:instrText xml:space="preserve"> PAGEREF _Toc270320240 \h </w:instrText>
        </w:r>
        <w:r>
          <w:rPr>
            <w:noProof/>
          </w:rPr>
        </w:r>
      </w:ins>
      <w:r>
        <w:rPr>
          <w:noProof/>
        </w:rPr>
        <w:fldChar w:fldCharType="separate"/>
      </w:r>
      <w:ins w:id="23" w:author="eduardo.pichler" w:date="2010-08-23T09:48:00Z">
        <w:r>
          <w:rPr>
            <w:noProof/>
          </w:rPr>
          <w:t>x</w:t>
        </w:r>
        <w:r>
          <w:rPr>
            <w:noProof/>
          </w:rPr>
          <w:fldChar w:fldCharType="end"/>
        </w:r>
        <w:r w:rsidRPr="006D5877">
          <w:rPr>
            <w:rStyle w:val="Hyperlink"/>
            <w:noProof/>
          </w:rPr>
          <w:fldChar w:fldCharType="end"/>
        </w:r>
      </w:ins>
    </w:p>
    <w:p w:rsidR="005A5400" w:rsidRDefault="005A5400">
      <w:pPr>
        <w:pStyle w:val="Sumrio1"/>
        <w:tabs>
          <w:tab w:val="left" w:pos="480"/>
          <w:tab w:val="right" w:leader="dot" w:pos="9060"/>
        </w:tabs>
        <w:rPr>
          <w:ins w:id="24" w:author="eduardo.pichler" w:date="2010-08-23T09:48:00Z"/>
          <w:noProof/>
        </w:rPr>
      </w:pPr>
      <w:ins w:id="25"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"_Toc270320241"</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1.</w:t>
        </w:r>
        <w:r>
          <w:rPr>
            <w:noProof/>
          </w:rPr>
          <w:tab/>
        </w:r>
        <w:r w:rsidRPr="006D5877">
          <w:rPr>
            <w:rStyle w:val="Hyperlink"/>
            <w:noProof/>
          </w:rPr>
          <w:t>INTRODUÇÃO</w:t>
        </w:r>
        <w:r>
          <w:rPr>
            <w:noProof/>
          </w:rPr>
          <w:tab/>
        </w:r>
        <w:r>
          <w:rPr>
            <w:noProof/>
          </w:rPr>
          <w:fldChar w:fldCharType="begin"/>
        </w:r>
        <w:r>
          <w:rPr>
            <w:noProof/>
          </w:rPr>
          <w:instrText xml:space="preserve"> PAGEREF _Toc270320241 \h </w:instrText>
        </w:r>
        <w:r>
          <w:rPr>
            <w:noProof/>
          </w:rPr>
        </w:r>
      </w:ins>
      <w:r>
        <w:rPr>
          <w:noProof/>
        </w:rPr>
        <w:fldChar w:fldCharType="separate"/>
      </w:r>
      <w:ins w:id="26" w:author="eduardo.pichler" w:date="2010-08-23T09:48:00Z">
        <w:r>
          <w:rPr>
            <w:noProof/>
          </w:rPr>
          <w:t>1</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27" w:author="eduardo.pichler" w:date="2010-08-23T09:48:00Z"/>
          <w:noProof/>
        </w:rPr>
      </w:pPr>
      <w:ins w:id="28"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"_Toc270320242"</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1.1</w:t>
        </w:r>
        <w:r>
          <w:rPr>
            <w:noProof/>
          </w:rPr>
          <w:tab/>
        </w:r>
        <w:r w:rsidRPr="006D5877">
          <w:rPr>
            <w:rStyle w:val="Hyperlink"/>
            <w:noProof/>
          </w:rPr>
          <w:t>Justificativa</w:t>
        </w:r>
        <w:r>
          <w:rPr>
            <w:noProof/>
          </w:rPr>
          <w:tab/>
        </w:r>
        <w:r>
          <w:rPr>
            <w:noProof/>
          </w:rPr>
          <w:fldChar w:fldCharType="begin"/>
        </w:r>
        <w:r>
          <w:rPr>
            <w:noProof/>
          </w:rPr>
          <w:instrText xml:space="preserve"> PAGEREF _Toc270320242 \h </w:instrText>
        </w:r>
        <w:r>
          <w:rPr>
            <w:noProof/>
          </w:rPr>
        </w:r>
      </w:ins>
      <w:r>
        <w:rPr>
          <w:noProof/>
        </w:rPr>
        <w:fldChar w:fldCharType="separate"/>
      </w:r>
      <w:ins w:id="29" w:author="eduardo.pichler" w:date="2010-08-23T09:48:00Z">
        <w:r>
          <w:rPr>
            <w:noProof/>
          </w:rPr>
          <w:t>1</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30" w:author="eduardo.pichler" w:date="2010-08-23T09:48:00Z"/>
          <w:noProof/>
        </w:rPr>
      </w:pPr>
      <w:ins w:id="31"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"_Toc270320243"</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1.2</w:t>
        </w:r>
        <w:r>
          <w:rPr>
            <w:noProof/>
          </w:rPr>
          <w:tab/>
        </w:r>
        <w:r w:rsidRPr="006D5877">
          <w:rPr>
            <w:rStyle w:val="Hyperlink"/>
            <w:noProof/>
          </w:rPr>
          <w:t>Objetivos</w:t>
        </w:r>
        <w:r>
          <w:rPr>
            <w:noProof/>
          </w:rPr>
          <w:tab/>
        </w:r>
        <w:r>
          <w:rPr>
            <w:noProof/>
          </w:rPr>
          <w:fldChar w:fldCharType="begin"/>
        </w:r>
        <w:r>
          <w:rPr>
            <w:noProof/>
          </w:rPr>
          <w:instrText xml:space="preserve"> PAGEREF _Toc270320243 \h </w:instrText>
        </w:r>
        <w:r>
          <w:rPr>
            <w:noProof/>
          </w:rPr>
        </w:r>
      </w:ins>
      <w:r>
        <w:rPr>
          <w:noProof/>
        </w:rPr>
        <w:fldChar w:fldCharType="separate"/>
      </w:r>
      <w:ins w:id="32" w:author="eduardo.pichler" w:date="2010-08-23T09:48:00Z">
        <w:r>
          <w:rPr>
            <w:noProof/>
          </w:rPr>
          <w:t>2</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33" w:author="eduardo.pichler" w:date="2010-08-23T09:48:00Z"/>
          <w:noProof/>
        </w:rPr>
      </w:pPr>
      <w:ins w:id="34"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"_Toc270320244"</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1.2.1</w:t>
        </w:r>
        <w:r>
          <w:rPr>
            <w:noProof/>
          </w:rPr>
          <w:tab/>
        </w:r>
        <w:r w:rsidRPr="006D5877">
          <w:rPr>
            <w:rStyle w:val="Hyperlink"/>
            <w:noProof/>
          </w:rPr>
          <w:t>Geral</w:t>
        </w:r>
        <w:r>
          <w:rPr>
            <w:noProof/>
          </w:rPr>
          <w:tab/>
        </w:r>
        <w:r>
          <w:rPr>
            <w:noProof/>
          </w:rPr>
          <w:fldChar w:fldCharType="begin"/>
        </w:r>
        <w:r>
          <w:rPr>
            <w:noProof/>
          </w:rPr>
          <w:instrText xml:space="preserve"> PAGEREF _Toc270320244 \h </w:instrText>
        </w:r>
        <w:r>
          <w:rPr>
            <w:noProof/>
          </w:rPr>
        </w:r>
      </w:ins>
      <w:r>
        <w:rPr>
          <w:noProof/>
        </w:rPr>
        <w:fldChar w:fldCharType="separate"/>
      </w:r>
      <w:ins w:id="35" w:author="eduardo.pichler" w:date="2010-08-23T09:48:00Z">
        <w:r>
          <w:rPr>
            <w:noProof/>
          </w:rPr>
          <w:t>2</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36" w:author="eduardo.pichler" w:date="2010-08-23T09:48:00Z"/>
          <w:noProof/>
        </w:rPr>
      </w:pPr>
      <w:ins w:id="37"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"_Toc270320245"</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1.2.2</w:t>
        </w:r>
        <w:r>
          <w:rPr>
            <w:noProof/>
          </w:rPr>
          <w:tab/>
        </w:r>
        <w:r w:rsidRPr="006D5877">
          <w:rPr>
            <w:rStyle w:val="Hyperlink"/>
            <w:noProof/>
          </w:rPr>
          <w:t>Específicos</w:t>
        </w:r>
        <w:r>
          <w:rPr>
            <w:noProof/>
          </w:rPr>
          <w:tab/>
        </w:r>
        <w:r>
          <w:rPr>
            <w:noProof/>
          </w:rPr>
          <w:fldChar w:fldCharType="begin"/>
        </w:r>
        <w:r>
          <w:rPr>
            <w:noProof/>
          </w:rPr>
          <w:instrText xml:space="preserve"> PAGEREF _Toc270320245 \h </w:instrText>
        </w:r>
        <w:r>
          <w:rPr>
            <w:noProof/>
          </w:rPr>
        </w:r>
      </w:ins>
      <w:r>
        <w:rPr>
          <w:noProof/>
        </w:rPr>
        <w:fldChar w:fldCharType="separate"/>
      </w:r>
      <w:ins w:id="38" w:author="eduardo.pichler" w:date="2010-08-23T09:48:00Z">
        <w:r>
          <w:rPr>
            <w:noProof/>
          </w:rPr>
          <w:t>2</w:t>
        </w:r>
        <w:r>
          <w:rPr>
            <w:noProof/>
          </w:rPr>
          <w:fldChar w:fldCharType="end"/>
        </w:r>
        <w:r w:rsidRPr="006D5877">
          <w:rPr>
            <w:rStyle w:val="Hyperlink"/>
            <w:noProof/>
          </w:rPr>
          <w:fldChar w:fldCharType="end"/>
        </w:r>
      </w:ins>
    </w:p>
    <w:p w:rsidR="005A5400" w:rsidRDefault="005A5400">
      <w:pPr>
        <w:pStyle w:val="Sumrio1"/>
        <w:tabs>
          <w:tab w:val="left" w:pos="480"/>
          <w:tab w:val="right" w:leader="dot" w:pos="9060"/>
        </w:tabs>
        <w:rPr>
          <w:ins w:id="39" w:author="eduardo.pichler" w:date="2010-08-23T09:48:00Z"/>
          <w:noProof/>
        </w:rPr>
      </w:pPr>
      <w:ins w:id="40"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"_Toc270320246"</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w:t>
        </w:r>
        <w:r>
          <w:rPr>
            <w:noProof/>
          </w:rPr>
          <w:tab/>
        </w:r>
        <w:r w:rsidRPr="006D5877">
          <w:rPr>
            <w:rStyle w:val="Hyperlink"/>
            <w:noProof/>
          </w:rPr>
          <w:t>TECNOLOGIAS</w:t>
        </w:r>
        <w:r>
          <w:rPr>
            <w:noProof/>
          </w:rPr>
          <w:tab/>
        </w:r>
        <w:r>
          <w:rPr>
            <w:noProof/>
          </w:rPr>
          <w:fldChar w:fldCharType="begin"/>
        </w:r>
        <w:r>
          <w:rPr>
            <w:noProof/>
          </w:rPr>
          <w:instrText xml:space="preserve"> PAGEREF _Toc270320246 \h </w:instrText>
        </w:r>
        <w:r>
          <w:rPr>
            <w:noProof/>
          </w:rPr>
        </w:r>
      </w:ins>
      <w:r>
        <w:rPr>
          <w:noProof/>
        </w:rPr>
        <w:fldChar w:fldCharType="separate"/>
      </w:r>
      <w:ins w:id="41" w:author="eduardo.pichler" w:date="2010-08-23T09:48:00Z">
        <w:r>
          <w:rPr>
            <w:noProof/>
          </w:rPr>
          <w:t>2</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42" w:author="eduardo.pichler" w:date="2010-08-23T09:48:00Z"/>
          <w:noProof/>
        </w:rPr>
      </w:pPr>
      <w:ins w:id="43"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"_Toc270320247"</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2.1</w:t>
        </w:r>
        <w:r>
          <w:rPr>
            <w:noProof/>
          </w:rPr>
          <w:tab/>
        </w:r>
        <w:r w:rsidRPr="006D5877">
          <w:rPr>
            <w:rStyle w:val="Hyperlink"/>
            <w:noProof/>
          </w:rPr>
          <w:t>Java</w:t>
        </w:r>
        <w:r>
          <w:rPr>
            <w:noProof/>
          </w:rPr>
          <w:tab/>
        </w:r>
        <w:r>
          <w:rPr>
            <w:noProof/>
          </w:rPr>
          <w:fldChar w:fldCharType="begin"/>
        </w:r>
        <w:r>
          <w:rPr>
            <w:noProof/>
          </w:rPr>
          <w:instrText xml:space="preserve"> PAGEREF _Toc270320247 \h </w:instrText>
        </w:r>
        <w:r>
          <w:rPr>
            <w:noProof/>
          </w:rPr>
        </w:r>
      </w:ins>
      <w:r>
        <w:rPr>
          <w:noProof/>
        </w:rPr>
        <w:fldChar w:fldCharType="separate"/>
      </w:r>
      <w:ins w:id="44" w:author="eduardo.pichler" w:date="2010-08-23T09:48:00Z">
        <w:r>
          <w:rPr>
            <w:noProof/>
          </w:rPr>
          <w:t>2</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45" w:author="eduardo.pichler" w:date="2010-08-23T09:48:00Z"/>
          <w:noProof/>
        </w:rPr>
      </w:pPr>
      <w:ins w:id="46"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"_Toc270320248"</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2.1.1</w:t>
        </w:r>
        <w:r>
          <w:rPr>
            <w:noProof/>
          </w:rPr>
          <w:tab/>
        </w:r>
        <w:r w:rsidRPr="006D5877">
          <w:rPr>
            <w:rStyle w:val="Hyperlink"/>
            <w:noProof/>
          </w:rPr>
          <w:t>Características da linguagem</w:t>
        </w:r>
        <w:r>
          <w:rPr>
            <w:noProof/>
          </w:rPr>
          <w:tab/>
        </w:r>
        <w:r>
          <w:rPr>
            <w:noProof/>
          </w:rPr>
          <w:fldChar w:fldCharType="begin"/>
        </w:r>
        <w:r>
          <w:rPr>
            <w:noProof/>
          </w:rPr>
          <w:instrText xml:space="preserve"> PAGEREF _Toc270320248 \h </w:instrText>
        </w:r>
        <w:r>
          <w:rPr>
            <w:noProof/>
          </w:rPr>
        </w:r>
      </w:ins>
      <w:r>
        <w:rPr>
          <w:noProof/>
        </w:rPr>
        <w:fldChar w:fldCharType="separate"/>
      </w:r>
      <w:ins w:id="47" w:author="eduardo.pichler" w:date="2010-08-23T09:48:00Z">
        <w:r>
          <w:rPr>
            <w:noProof/>
          </w:rPr>
          <w:t>4</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48" w:author="eduardo.pichler" w:date="2010-08-23T09:48:00Z"/>
          <w:noProof/>
        </w:rPr>
      </w:pPr>
      <w:ins w:id="49"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"_Toc270320249"</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2.2</w:t>
        </w:r>
        <w:r>
          <w:rPr>
            <w:noProof/>
          </w:rPr>
          <w:tab/>
        </w:r>
        <w:r w:rsidRPr="006D5877">
          <w:rPr>
            <w:rStyle w:val="Hyperlink"/>
            <w:noProof/>
          </w:rPr>
          <w:t>JDeveloper 10g</w:t>
        </w:r>
        <w:r>
          <w:rPr>
            <w:noProof/>
          </w:rPr>
          <w:tab/>
        </w:r>
        <w:r>
          <w:rPr>
            <w:noProof/>
          </w:rPr>
          <w:fldChar w:fldCharType="begin"/>
        </w:r>
        <w:r>
          <w:rPr>
            <w:noProof/>
          </w:rPr>
          <w:instrText xml:space="preserve"> PAGEREF _Toc270320249 \h </w:instrText>
        </w:r>
        <w:r>
          <w:rPr>
            <w:noProof/>
          </w:rPr>
        </w:r>
      </w:ins>
      <w:r>
        <w:rPr>
          <w:noProof/>
        </w:rPr>
        <w:fldChar w:fldCharType="separate"/>
      </w:r>
      <w:ins w:id="50" w:author="eduardo.pichler" w:date="2010-08-23T09:48:00Z">
        <w:r>
          <w:rPr>
            <w:noProof/>
          </w:rPr>
          <w:t>9</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51" w:author="eduardo.pichler" w:date="2010-08-23T09:48:00Z"/>
          <w:noProof/>
        </w:rPr>
      </w:pPr>
      <w:ins w:id="52"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"_Toc270320250"</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2.2.1</w:t>
        </w:r>
        <w:r>
          <w:rPr>
            <w:noProof/>
          </w:rPr>
          <w:tab/>
        </w:r>
        <w:r w:rsidRPr="006D5877">
          <w:rPr>
            <w:rStyle w:val="Hyperlink"/>
            <w:noProof/>
          </w:rPr>
          <w:t>Desenvolvimento colaborativo em equipe</w:t>
        </w:r>
        <w:r>
          <w:rPr>
            <w:noProof/>
          </w:rPr>
          <w:tab/>
        </w:r>
        <w:r>
          <w:rPr>
            <w:noProof/>
          </w:rPr>
          <w:fldChar w:fldCharType="begin"/>
        </w:r>
        <w:r>
          <w:rPr>
            <w:noProof/>
          </w:rPr>
          <w:instrText xml:space="preserve"> PAGEREF _Toc270320250 \h </w:instrText>
        </w:r>
        <w:r>
          <w:rPr>
            <w:noProof/>
          </w:rPr>
        </w:r>
      </w:ins>
      <w:r>
        <w:rPr>
          <w:noProof/>
        </w:rPr>
        <w:fldChar w:fldCharType="separate"/>
      </w:r>
      <w:ins w:id="53" w:author="eduardo.pichler" w:date="2010-08-23T09:48:00Z">
        <w:r>
          <w:rPr>
            <w:noProof/>
          </w:rPr>
          <w:t>10</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54" w:author="eduardo.pichler" w:date="2010-08-23T09:48:00Z"/>
          <w:noProof/>
        </w:rPr>
      </w:pPr>
      <w:ins w:id="55"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"_Toc270320251"</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2.2.2</w:t>
        </w:r>
        <w:r>
          <w:rPr>
            <w:noProof/>
          </w:rPr>
          <w:tab/>
        </w:r>
        <w:r w:rsidRPr="006D5877">
          <w:rPr>
            <w:rStyle w:val="Hyperlink"/>
            <w:noProof/>
          </w:rPr>
          <w:t>Codificação e Navegação</w:t>
        </w:r>
        <w:r>
          <w:rPr>
            <w:noProof/>
          </w:rPr>
          <w:tab/>
        </w:r>
        <w:r>
          <w:rPr>
            <w:noProof/>
          </w:rPr>
          <w:fldChar w:fldCharType="begin"/>
        </w:r>
        <w:r>
          <w:rPr>
            <w:noProof/>
          </w:rPr>
          <w:instrText xml:space="preserve"> PAGEREF _Toc270320251 \h </w:instrText>
        </w:r>
        <w:r>
          <w:rPr>
            <w:noProof/>
          </w:rPr>
        </w:r>
      </w:ins>
      <w:r>
        <w:rPr>
          <w:noProof/>
        </w:rPr>
        <w:fldChar w:fldCharType="separate"/>
      </w:r>
      <w:ins w:id="56" w:author="eduardo.pichler" w:date="2010-08-23T09:48:00Z">
        <w:r>
          <w:rPr>
            <w:noProof/>
          </w:rPr>
          <w:t>10</w:t>
        </w:r>
        <w:r>
          <w:rPr>
            <w:noProof/>
          </w:rPr>
          <w:fldChar w:fldCharType="end"/>
        </w:r>
        <w:r w:rsidRPr="006D5877">
          <w:rPr>
            <w:rStyle w:val="Hyperlink"/>
            <w:noProof/>
          </w:rPr>
          <w:fldChar w:fldCharType="end"/>
        </w:r>
      </w:ins>
    </w:p>
    <w:p w:rsidR="005A5400" w:rsidRDefault="005A5400">
      <w:pPr>
        <w:pStyle w:val="Sumrio2"/>
        <w:tabs>
          <w:tab w:val="right" w:leader="dot" w:pos="9060"/>
        </w:tabs>
        <w:rPr>
          <w:ins w:id="57" w:author="eduardo.pichler" w:date="2010-08-23T09:48:00Z"/>
          <w:noProof/>
        </w:rPr>
      </w:pPr>
      <w:ins w:id="58"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"_Toc270320252"</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2.3</w:t>
        </w:r>
        <w:r>
          <w:rPr>
            <w:noProof/>
          </w:rPr>
          <w:tab/>
        </w:r>
        <w:r>
          <w:rPr>
            <w:noProof/>
          </w:rPr>
          <w:fldChar w:fldCharType="begin"/>
        </w:r>
        <w:r>
          <w:rPr>
            <w:noProof/>
          </w:rPr>
          <w:instrText xml:space="preserve"> PAGEREF _Toc270320252 \h </w:instrText>
        </w:r>
        <w:r>
          <w:rPr>
            <w:noProof/>
          </w:rPr>
        </w:r>
      </w:ins>
      <w:r>
        <w:rPr>
          <w:noProof/>
        </w:rPr>
        <w:fldChar w:fldCharType="separate"/>
      </w:r>
      <w:ins w:id="59" w:author="eduardo.pichler" w:date="2010-08-23T09:48:00Z">
        <w:r>
          <w:rPr>
            <w:noProof/>
          </w:rPr>
          <w:t>12</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60" w:author="eduardo.pichler" w:date="2010-08-23T09:48:00Z"/>
          <w:noProof/>
        </w:rPr>
      </w:pPr>
      <w:ins w:id="61"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"_Toc270320253"</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2.3.1</w:t>
        </w:r>
        <w:r>
          <w:rPr>
            <w:noProof/>
          </w:rPr>
          <w:tab/>
        </w:r>
        <w:r w:rsidRPr="006D5877">
          <w:rPr>
            <w:rStyle w:val="Hyperlink"/>
            <w:noProof/>
          </w:rPr>
          <w:t xml:space="preserve">Integração com tecnologias </w:t>
        </w:r>
        <w:r w:rsidRPr="006D5877">
          <w:rPr>
            <w:rStyle w:val="Hyperlink"/>
            <w:i/>
            <w:iCs/>
            <w:noProof/>
          </w:rPr>
          <w:t>Open Source</w:t>
        </w:r>
        <w:r>
          <w:rPr>
            <w:noProof/>
          </w:rPr>
          <w:tab/>
        </w:r>
        <w:r>
          <w:rPr>
            <w:noProof/>
          </w:rPr>
          <w:fldChar w:fldCharType="begin"/>
        </w:r>
        <w:r>
          <w:rPr>
            <w:noProof/>
          </w:rPr>
          <w:instrText xml:space="preserve"> PAGEREF _Toc270320253 \h </w:instrText>
        </w:r>
        <w:r>
          <w:rPr>
            <w:noProof/>
          </w:rPr>
        </w:r>
      </w:ins>
      <w:r>
        <w:rPr>
          <w:noProof/>
        </w:rPr>
        <w:fldChar w:fldCharType="separate"/>
      </w:r>
      <w:ins w:id="62" w:author="eduardo.pichler" w:date="2010-08-23T09:48:00Z">
        <w:r>
          <w:rPr>
            <w:noProof/>
          </w:rPr>
          <w:t>12</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63" w:author="eduardo.pichler" w:date="2010-08-23T09:48:00Z"/>
          <w:noProof/>
        </w:rPr>
      </w:pPr>
      <w:ins w:id="64"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"_Toc270320254"</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2.3.2</w:t>
        </w:r>
        <w:r>
          <w:rPr>
            <w:noProof/>
          </w:rPr>
          <w:tab/>
        </w:r>
        <w:r w:rsidRPr="006D5877">
          <w:rPr>
            <w:rStyle w:val="Hyperlink"/>
            <w:noProof/>
          </w:rPr>
          <w:t>Desenvolvimento de Extensões</w:t>
        </w:r>
        <w:r>
          <w:rPr>
            <w:noProof/>
          </w:rPr>
          <w:tab/>
        </w:r>
        <w:r>
          <w:rPr>
            <w:noProof/>
          </w:rPr>
          <w:fldChar w:fldCharType="begin"/>
        </w:r>
        <w:r>
          <w:rPr>
            <w:noProof/>
          </w:rPr>
          <w:instrText xml:space="preserve"> PAGEREF _Toc270320254 \h </w:instrText>
        </w:r>
        <w:r>
          <w:rPr>
            <w:noProof/>
          </w:rPr>
        </w:r>
      </w:ins>
      <w:r>
        <w:rPr>
          <w:noProof/>
        </w:rPr>
        <w:fldChar w:fldCharType="separate"/>
      </w:r>
      <w:ins w:id="65" w:author="eduardo.pichler" w:date="2010-08-23T09:48:00Z">
        <w:r>
          <w:rPr>
            <w:noProof/>
          </w:rPr>
          <w:t>12</w:t>
        </w:r>
        <w:r>
          <w:rPr>
            <w:noProof/>
          </w:rPr>
          <w:fldChar w:fldCharType="end"/>
        </w:r>
        <w:r w:rsidRPr="006D5877">
          <w:rPr>
            <w:rStyle w:val="Hyperlink"/>
            <w:noProof/>
          </w:rPr>
          <w:fldChar w:fldCharType="end"/>
        </w:r>
      </w:ins>
    </w:p>
    <w:p w:rsidR="005A5400" w:rsidRDefault="005A5400">
      <w:pPr>
        <w:pStyle w:val="Sumrio3"/>
        <w:tabs>
          <w:tab w:val="right" w:leader="dot" w:pos="9060"/>
        </w:tabs>
        <w:rPr>
          <w:ins w:id="66" w:author="eduardo.pichler" w:date="2010-08-23T09:48:00Z"/>
          <w:noProof/>
        </w:rPr>
      </w:pPr>
      <w:ins w:id="67"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"_Toc270320255"</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2.3.3</w:t>
        </w:r>
        <w:r>
          <w:rPr>
            <w:noProof/>
          </w:rPr>
          <w:tab/>
        </w:r>
        <w:r>
          <w:rPr>
            <w:noProof/>
          </w:rPr>
          <w:fldChar w:fldCharType="begin"/>
        </w:r>
        <w:r>
          <w:rPr>
            <w:noProof/>
          </w:rPr>
          <w:instrText xml:space="preserve"> PAGEREF _Toc270320255 \h </w:instrText>
        </w:r>
        <w:r>
          <w:rPr>
            <w:noProof/>
          </w:rPr>
        </w:r>
      </w:ins>
      <w:r>
        <w:rPr>
          <w:noProof/>
        </w:rPr>
        <w:fldChar w:fldCharType="separate"/>
      </w:r>
      <w:ins w:id="68" w:author="eduardo.pichler" w:date="2010-08-23T09:48:00Z">
        <w:r>
          <w:rPr>
            <w:noProof/>
          </w:rPr>
          <w:t>13</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69" w:author="eduardo.pichler" w:date="2010-08-23T09:48:00Z"/>
          <w:noProof/>
        </w:rPr>
      </w:pPr>
      <w:ins w:id="70"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"_Toc270320256"</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2.3.4</w:t>
        </w:r>
        <w:r>
          <w:rPr>
            <w:noProof/>
          </w:rPr>
          <w:tab/>
        </w:r>
        <w:r w:rsidRPr="006D5877">
          <w:rPr>
            <w:rStyle w:val="Hyperlink"/>
            <w:noProof/>
          </w:rPr>
          <w:t>Desenvolvimento J2EE</w:t>
        </w:r>
        <w:r>
          <w:rPr>
            <w:noProof/>
          </w:rPr>
          <w:tab/>
        </w:r>
        <w:r>
          <w:rPr>
            <w:noProof/>
          </w:rPr>
          <w:fldChar w:fldCharType="begin"/>
        </w:r>
        <w:r>
          <w:rPr>
            <w:noProof/>
          </w:rPr>
          <w:instrText xml:space="preserve"> PAGEREF _Toc270320256 \h </w:instrText>
        </w:r>
        <w:r>
          <w:rPr>
            <w:noProof/>
          </w:rPr>
        </w:r>
      </w:ins>
      <w:r>
        <w:rPr>
          <w:noProof/>
        </w:rPr>
        <w:fldChar w:fldCharType="separate"/>
      </w:r>
      <w:ins w:id="71" w:author="eduardo.pichler" w:date="2010-08-23T09:48:00Z">
        <w:r>
          <w:rPr>
            <w:noProof/>
          </w:rPr>
          <w:t>13</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72" w:author="eduardo.pichler" w:date="2010-08-23T09:48:00Z"/>
          <w:noProof/>
        </w:rPr>
      </w:pPr>
      <w:ins w:id="73"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"_Toc270320257"</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2.3.5</w:t>
        </w:r>
        <w:r>
          <w:rPr>
            <w:noProof/>
          </w:rPr>
          <w:tab/>
        </w:r>
        <w:r w:rsidRPr="006D5877">
          <w:rPr>
            <w:rStyle w:val="Hyperlink"/>
            <w:noProof/>
          </w:rPr>
          <w:t>Modelagem</w:t>
        </w:r>
        <w:r>
          <w:rPr>
            <w:noProof/>
          </w:rPr>
          <w:tab/>
        </w:r>
        <w:r>
          <w:rPr>
            <w:noProof/>
          </w:rPr>
          <w:fldChar w:fldCharType="begin"/>
        </w:r>
        <w:r>
          <w:rPr>
            <w:noProof/>
          </w:rPr>
          <w:instrText xml:space="preserve"> PAGEREF _Toc270320257 \h </w:instrText>
        </w:r>
        <w:r>
          <w:rPr>
            <w:noProof/>
          </w:rPr>
        </w:r>
      </w:ins>
      <w:r>
        <w:rPr>
          <w:noProof/>
        </w:rPr>
        <w:fldChar w:fldCharType="separate"/>
      </w:r>
      <w:ins w:id="74" w:author="eduardo.pichler" w:date="2010-08-23T09:48:00Z">
        <w:r>
          <w:rPr>
            <w:noProof/>
          </w:rPr>
          <w:t>13</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75" w:author="eduardo.pichler" w:date="2010-08-23T09:48:00Z"/>
          <w:noProof/>
        </w:rPr>
      </w:pPr>
      <w:ins w:id="76"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"_Toc270320258"</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2.3.6</w:t>
        </w:r>
        <w:r>
          <w:rPr>
            <w:noProof/>
          </w:rPr>
          <w:tab/>
        </w:r>
        <w:r w:rsidRPr="006D5877">
          <w:rPr>
            <w:rStyle w:val="Hyperlink"/>
            <w:noProof/>
          </w:rPr>
          <w:t>Desenvolvimento do banco de dados</w:t>
        </w:r>
        <w:r>
          <w:rPr>
            <w:noProof/>
          </w:rPr>
          <w:tab/>
        </w:r>
        <w:r>
          <w:rPr>
            <w:noProof/>
          </w:rPr>
          <w:fldChar w:fldCharType="begin"/>
        </w:r>
        <w:r>
          <w:rPr>
            <w:noProof/>
          </w:rPr>
          <w:instrText xml:space="preserve"> PAGEREF _Toc270320258 \h </w:instrText>
        </w:r>
        <w:r>
          <w:rPr>
            <w:noProof/>
          </w:rPr>
        </w:r>
      </w:ins>
      <w:r>
        <w:rPr>
          <w:noProof/>
        </w:rPr>
        <w:fldChar w:fldCharType="separate"/>
      </w:r>
      <w:ins w:id="77" w:author="eduardo.pichler" w:date="2010-08-23T09:48:00Z">
        <w:r>
          <w:rPr>
            <w:noProof/>
          </w:rPr>
          <w:t>13</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78" w:author="eduardo.pichler" w:date="2010-08-23T09:48:00Z"/>
          <w:noProof/>
        </w:rPr>
      </w:pPr>
      <w:ins w:id="79"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"_Toc270320259"</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2.4</w:t>
        </w:r>
        <w:r>
          <w:rPr>
            <w:noProof/>
          </w:rPr>
          <w:tab/>
        </w:r>
        <w:r w:rsidRPr="006D5877">
          <w:rPr>
            <w:rStyle w:val="Hyperlink"/>
            <w:noProof/>
          </w:rPr>
          <w:t>Web services</w:t>
        </w:r>
        <w:r>
          <w:rPr>
            <w:noProof/>
          </w:rPr>
          <w:tab/>
        </w:r>
        <w:r>
          <w:rPr>
            <w:noProof/>
          </w:rPr>
          <w:fldChar w:fldCharType="begin"/>
        </w:r>
        <w:r>
          <w:rPr>
            <w:noProof/>
          </w:rPr>
          <w:instrText xml:space="preserve"> PAGEREF _Toc270320259 \h </w:instrText>
        </w:r>
        <w:r>
          <w:rPr>
            <w:noProof/>
          </w:rPr>
        </w:r>
      </w:ins>
      <w:r>
        <w:rPr>
          <w:noProof/>
        </w:rPr>
        <w:fldChar w:fldCharType="separate"/>
      </w:r>
      <w:ins w:id="80" w:author="eduardo.pichler" w:date="2010-08-23T09:48:00Z">
        <w:r>
          <w:rPr>
            <w:noProof/>
          </w:rPr>
          <w:t>14</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81" w:author="eduardo.pichler" w:date="2010-08-23T09:48:00Z"/>
          <w:noProof/>
        </w:rPr>
      </w:pPr>
      <w:ins w:id="82"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"_Toc270320260"</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2.4.1</w:t>
        </w:r>
        <w:r>
          <w:rPr>
            <w:noProof/>
          </w:rPr>
          <w:tab/>
        </w:r>
        <w:r w:rsidRPr="006D5877">
          <w:rPr>
            <w:rStyle w:val="Hyperlink"/>
            <w:noProof/>
          </w:rPr>
          <w:t>O Protocolo SOAP</w:t>
        </w:r>
        <w:r>
          <w:rPr>
            <w:noProof/>
          </w:rPr>
          <w:tab/>
        </w:r>
        <w:r>
          <w:rPr>
            <w:noProof/>
          </w:rPr>
          <w:fldChar w:fldCharType="begin"/>
        </w:r>
        <w:r>
          <w:rPr>
            <w:noProof/>
          </w:rPr>
          <w:instrText xml:space="preserve"> PAGEREF _Toc270320260 \h </w:instrText>
        </w:r>
        <w:r>
          <w:rPr>
            <w:noProof/>
          </w:rPr>
        </w:r>
      </w:ins>
      <w:r>
        <w:rPr>
          <w:noProof/>
        </w:rPr>
        <w:fldChar w:fldCharType="separate"/>
      </w:r>
      <w:ins w:id="83" w:author="eduardo.pichler" w:date="2010-08-23T09:48:00Z">
        <w:r>
          <w:rPr>
            <w:noProof/>
          </w:rPr>
          <w:t>14</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84" w:author="eduardo.pichler" w:date="2010-08-23T09:48:00Z"/>
          <w:noProof/>
        </w:rPr>
      </w:pPr>
      <w:ins w:id="85"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"_Toc270320261"</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2.4.2</w:t>
        </w:r>
        <w:r>
          <w:rPr>
            <w:noProof/>
          </w:rPr>
          <w:tab/>
        </w:r>
        <w:r w:rsidRPr="006D5877">
          <w:rPr>
            <w:rStyle w:val="Hyperlink"/>
            <w:noProof/>
          </w:rPr>
          <w:t>WSDL, o arquivo descritor</w:t>
        </w:r>
        <w:r>
          <w:rPr>
            <w:noProof/>
          </w:rPr>
          <w:tab/>
        </w:r>
        <w:r>
          <w:rPr>
            <w:noProof/>
          </w:rPr>
          <w:fldChar w:fldCharType="begin"/>
        </w:r>
        <w:r>
          <w:rPr>
            <w:noProof/>
          </w:rPr>
          <w:instrText xml:space="preserve"> PAGEREF _Toc270320261 \h </w:instrText>
        </w:r>
        <w:r>
          <w:rPr>
            <w:noProof/>
          </w:rPr>
        </w:r>
      </w:ins>
      <w:r>
        <w:rPr>
          <w:noProof/>
        </w:rPr>
        <w:fldChar w:fldCharType="separate"/>
      </w:r>
      <w:ins w:id="86" w:author="eduardo.pichler" w:date="2010-08-23T09:48:00Z">
        <w:r>
          <w:rPr>
            <w:noProof/>
          </w:rPr>
          <w:t>14</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87" w:author="eduardo.pichler" w:date="2010-08-23T09:48:00Z"/>
          <w:noProof/>
        </w:rPr>
      </w:pPr>
      <w:ins w:id="88"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"_Toc270320262"</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2.4.3</w:t>
        </w:r>
        <w:r>
          <w:rPr>
            <w:noProof/>
          </w:rPr>
          <w:tab/>
        </w:r>
        <w:r w:rsidRPr="006D5877">
          <w:rPr>
            <w:rStyle w:val="Hyperlink"/>
            <w:noProof/>
          </w:rPr>
          <w:t>UDDI</w:t>
        </w:r>
        <w:r>
          <w:rPr>
            <w:noProof/>
          </w:rPr>
          <w:tab/>
        </w:r>
        <w:r>
          <w:rPr>
            <w:noProof/>
          </w:rPr>
          <w:fldChar w:fldCharType="begin"/>
        </w:r>
        <w:r>
          <w:rPr>
            <w:noProof/>
          </w:rPr>
          <w:instrText xml:space="preserve"> PAGEREF _Toc270320262 \h </w:instrText>
        </w:r>
        <w:r>
          <w:rPr>
            <w:noProof/>
          </w:rPr>
        </w:r>
      </w:ins>
      <w:r>
        <w:rPr>
          <w:noProof/>
        </w:rPr>
        <w:fldChar w:fldCharType="separate"/>
      </w:r>
      <w:ins w:id="89" w:author="eduardo.pichler" w:date="2010-08-23T09:48:00Z">
        <w:r>
          <w:rPr>
            <w:noProof/>
          </w:rPr>
          <w:t>15</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90" w:author="eduardo.pichler" w:date="2010-08-23T09:48:00Z"/>
          <w:noProof/>
        </w:rPr>
      </w:pPr>
      <w:ins w:id="91"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"_Toc270320263"</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2.5</w:t>
        </w:r>
        <w:r>
          <w:rPr>
            <w:noProof/>
          </w:rPr>
          <w:tab/>
        </w:r>
        <w:r w:rsidRPr="006D5877">
          <w:rPr>
            <w:rStyle w:val="Hyperlink"/>
            <w:noProof/>
          </w:rPr>
          <w:t>Eclipse BIRT</w:t>
        </w:r>
        <w:r>
          <w:rPr>
            <w:noProof/>
          </w:rPr>
          <w:tab/>
        </w:r>
        <w:r>
          <w:rPr>
            <w:noProof/>
          </w:rPr>
          <w:fldChar w:fldCharType="begin"/>
        </w:r>
        <w:r>
          <w:rPr>
            <w:noProof/>
          </w:rPr>
          <w:instrText xml:space="preserve"> PAGEREF _Toc270320263 \h </w:instrText>
        </w:r>
        <w:r>
          <w:rPr>
            <w:noProof/>
          </w:rPr>
        </w:r>
      </w:ins>
      <w:r>
        <w:rPr>
          <w:noProof/>
        </w:rPr>
        <w:fldChar w:fldCharType="separate"/>
      </w:r>
      <w:ins w:id="92" w:author="eduardo.pichler" w:date="2010-08-23T09:48:00Z">
        <w:r>
          <w:rPr>
            <w:noProof/>
          </w:rPr>
          <w:t>16</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93" w:author="eduardo.pichler" w:date="2010-08-23T09:48:00Z"/>
          <w:noProof/>
        </w:rPr>
      </w:pPr>
      <w:ins w:id="94"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"_Toc270320264"</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2.5.1</w:t>
        </w:r>
        <w:r>
          <w:rPr>
            <w:noProof/>
          </w:rPr>
          <w:tab/>
        </w:r>
        <w:r w:rsidRPr="006D5877">
          <w:rPr>
            <w:rStyle w:val="Hyperlink"/>
            <w:noProof/>
          </w:rPr>
          <w:t>O que é</w:t>
        </w:r>
        <w:r>
          <w:rPr>
            <w:noProof/>
          </w:rPr>
          <w:tab/>
        </w:r>
        <w:r>
          <w:rPr>
            <w:noProof/>
          </w:rPr>
          <w:fldChar w:fldCharType="begin"/>
        </w:r>
        <w:r>
          <w:rPr>
            <w:noProof/>
          </w:rPr>
          <w:instrText xml:space="preserve"> PAGEREF _Toc270320264 \h </w:instrText>
        </w:r>
        <w:r>
          <w:rPr>
            <w:noProof/>
          </w:rPr>
        </w:r>
      </w:ins>
      <w:r>
        <w:rPr>
          <w:noProof/>
        </w:rPr>
        <w:fldChar w:fldCharType="separate"/>
      </w:r>
      <w:ins w:id="95" w:author="eduardo.pichler" w:date="2010-08-23T09:48:00Z">
        <w:r>
          <w:rPr>
            <w:noProof/>
          </w:rPr>
          <w:t>16</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96" w:author="eduardo.pichler" w:date="2010-08-23T09:48:00Z"/>
          <w:noProof/>
        </w:rPr>
      </w:pPr>
      <w:ins w:id="97"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"_Toc270320265"</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2.5.2</w:t>
        </w:r>
        <w:r>
          <w:rPr>
            <w:noProof/>
          </w:rPr>
          <w:tab/>
        </w:r>
        <w:r w:rsidRPr="006D5877">
          <w:rPr>
            <w:rStyle w:val="Hyperlink"/>
            <w:noProof/>
          </w:rPr>
          <w:t>A anatomia de um relatório</w:t>
        </w:r>
        <w:r>
          <w:rPr>
            <w:noProof/>
          </w:rPr>
          <w:tab/>
        </w:r>
        <w:r>
          <w:rPr>
            <w:noProof/>
          </w:rPr>
          <w:fldChar w:fldCharType="begin"/>
        </w:r>
        <w:r>
          <w:rPr>
            <w:noProof/>
          </w:rPr>
          <w:instrText xml:space="preserve"> PAGEREF _Toc270320265 \h </w:instrText>
        </w:r>
        <w:r>
          <w:rPr>
            <w:noProof/>
          </w:rPr>
        </w:r>
      </w:ins>
      <w:r>
        <w:rPr>
          <w:noProof/>
        </w:rPr>
        <w:fldChar w:fldCharType="separate"/>
      </w:r>
      <w:ins w:id="98" w:author="eduardo.pichler" w:date="2010-08-23T09:48:00Z">
        <w:r>
          <w:rPr>
            <w:noProof/>
          </w:rPr>
          <w:t>17</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99" w:author="eduardo.pichler" w:date="2010-08-23T09:48:00Z"/>
          <w:noProof/>
        </w:rPr>
      </w:pPr>
      <w:ins w:id="100"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"_Toc270320266"</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2.6</w:t>
        </w:r>
        <w:r>
          <w:rPr>
            <w:noProof/>
          </w:rPr>
          <w:tab/>
        </w:r>
        <w:r w:rsidRPr="006D5877">
          <w:rPr>
            <w:rStyle w:val="Hyperlink"/>
            <w:noProof/>
          </w:rPr>
          <w:t>JUnit</w:t>
        </w:r>
        <w:r>
          <w:rPr>
            <w:noProof/>
          </w:rPr>
          <w:tab/>
        </w:r>
        <w:r>
          <w:rPr>
            <w:noProof/>
          </w:rPr>
          <w:fldChar w:fldCharType="begin"/>
        </w:r>
        <w:r>
          <w:rPr>
            <w:noProof/>
          </w:rPr>
          <w:instrText xml:space="preserve"> PAGEREF _Toc270320266 \h </w:instrText>
        </w:r>
        <w:r>
          <w:rPr>
            <w:noProof/>
          </w:rPr>
        </w:r>
      </w:ins>
      <w:r>
        <w:rPr>
          <w:noProof/>
        </w:rPr>
        <w:fldChar w:fldCharType="separate"/>
      </w:r>
      <w:ins w:id="101" w:author="eduardo.pichler" w:date="2010-08-23T09:48:00Z">
        <w:r>
          <w:rPr>
            <w:noProof/>
          </w:rPr>
          <w:t>18</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102" w:author="eduardo.pichler" w:date="2010-08-23T09:48:00Z"/>
          <w:noProof/>
        </w:rPr>
      </w:pPr>
      <w:ins w:id="103"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"_Toc270320267"</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2.6.1</w:t>
        </w:r>
        <w:r>
          <w:rPr>
            <w:noProof/>
          </w:rPr>
          <w:tab/>
        </w:r>
        <w:r w:rsidRPr="006D5877">
          <w:rPr>
            <w:rStyle w:val="Hyperlink"/>
            <w:noProof/>
          </w:rPr>
          <w:t>Testes unitários</w:t>
        </w:r>
        <w:r>
          <w:rPr>
            <w:noProof/>
          </w:rPr>
          <w:tab/>
        </w:r>
        <w:r>
          <w:rPr>
            <w:noProof/>
          </w:rPr>
          <w:fldChar w:fldCharType="begin"/>
        </w:r>
        <w:r>
          <w:rPr>
            <w:noProof/>
          </w:rPr>
          <w:instrText xml:space="preserve"> PAGEREF _Toc270320267 \h </w:instrText>
        </w:r>
        <w:r>
          <w:rPr>
            <w:noProof/>
          </w:rPr>
        </w:r>
      </w:ins>
      <w:r>
        <w:rPr>
          <w:noProof/>
        </w:rPr>
        <w:fldChar w:fldCharType="separate"/>
      </w:r>
      <w:ins w:id="104" w:author="eduardo.pichler" w:date="2010-08-23T09:48:00Z">
        <w:r>
          <w:rPr>
            <w:noProof/>
          </w:rPr>
          <w:t>18</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105" w:author="eduardo.pichler" w:date="2010-08-23T09:48:00Z"/>
          <w:noProof/>
        </w:rPr>
      </w:pPr>
      <w:ins w:id="106"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"_Toc270320268"</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2.7</w:t>
        </w:r>
        <w:r>
          <w:rPr>
            <w:noProof/>
          </w:rPr>
          <w:tab/>
        </w:r>
        <w:r w:rsidRPr="006D5877">
          <w:rPr>
            <w:rStyle w:val="Hyperlink"/>
            <w:noProof/>
          </w:rPr>
          <w:t>Log4j</w:t>
        </w:r>
        <w:r>
          <w:rPr>
            <w:noProof/>
          </w:rPr>
          <w:tab/>
        </w:r>
        <w:r>
          <w:rPr>
            <w:noProof/>
          </w:rPr>
          <w:fldChar w:fldCharType="begin"/>
        </w:r>
        <w:r>
          <w:rPr>
            <w:noProof/>
          </w:rPr>
          <w:instrText xml:space="preserve"> PAGEREF _Toc270320268 \h </w:instrText>
        </w:r>
        <w:r>
          <w:rPr>
            <w:noProof/>
          </w:rPr>
        </w:r>
      </w:ins>
      <w:r>
        <w:rPr>
          <w:noProof/>
        </w:rPr>
        <w:fldChar w:fldCharType="separate"/>
      </w:r>
      <w:ins w:id="107" w:author="eduardo.pichler" w:date="2010-08-23T09:48:00Z">
        <w:r>
          <w:rPr>
            <w:noProof/>
          </w:rPr>
          <w:t>18</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108" w:author="eduardo.pichler" w:date="2010-08-23T09:48:00Z"/>
          <w:noProof/>
        </w:rPr>
      </w:pPr>
      <w:ins w:id="109"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"_Toc270320269"</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2.7.1</w:t>
        </w:r>
        <w:r>
          <w:rPr>
            <w:noProof/>
          </w:rPr>
          <w:tab/>
        </w:r>
        <w:r w:rsidRPr="006D5877">
          <w:rPr>
            <w:rStyle w:val="Hyperlink"/>
            <w:noProof/>
          </w:rPr>
          <w:t>Estrutura</w:t>
        </w:r>
        <w:r>
          <w:rPr>
            <w:noProof/>
          </w:rPr>
          <w:tab/>
        </w:r>
        <w:r>
          <w:rPr>
            <w:noProof/>
          </w:rPr>
          <w:fldChar w:fldCharType="begin"/>
        </w:r>
        <w:r>
          <w:rPr>
            <w:noProof/>
          </w:rPr>
          <w:instrText xml:space="preserve"> PAGEREF _Toc270320269 \h </w:instrText>
        </w:r>
        <w:r>
          <w:rPr>
            <w:noProof/>
          </w:rPr>
        </w:r>
      </w:ins>
      <w:r>
        <w:rPr>
          <w:noProof/>
        </w:rPr>
        <w:fldChar w:fldCharType="separate"/>
      </w:r>
      <w:ins w:id="110" w:author="eduardo.pichler" w:date="2010-08-23T09:48:00Z">
        <w:r>
          <w:rPr>
            <w:noProof/>
          </w:rPr>
          <w:t>19</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111" w:author="eduardo.pichler" w:date="2010-08-23T09:48:00Z"/>
          <w:noProof/>
        </w:rPr>
      </w:pPr>
      <w:ins w:id="112"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"_Toc270320270"</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2.7.2</w:t>
        </w:r>
        <w:r>
          <w:rPr>
            <w:noProof/>
          </w:rPr>
          <w:tab/>
        </w:r>
        <w:r w:rsidRPr="006D5877">
          <w:rPr>
            <w:rStyle w:val="Hyperlink"/>
            <w:noProof/>
          </w:rPr>
          <w:t>Logger</w:t>
        </w:r>
        <w:r>
          <w:rPr>
            <w:noProof/>
          </w:rPr>
          <w:tab/>
        </w:r>
        <w:r>
          <w:rPr>
            <w:noProof/>
          </w:rPr>
          <w:fldChar w:fldCharType="begin"/>
        </w:r>
        <w:r>
          <w:rPr>
            <w:noProof/>
          </w:rPr>
          <w:instrText xml:space="preserve"> PAGEREF _Toc270320270 \h </w:instrText>
        </w:r>
        <w:r>
          <w:rPr>
            <w:noProof/>
          </w:rPr>
        </w:r>
      </w:ins>
      <w:r>
        <w:rPr>
          <w:noProof/>
        </w:rPr>
        <w:fldChar w:fldCharType="separate"/>
      </w:r>
      <w:ins w:id="113" w:author="eduardo.pichler" w:date="2010-08-23T09:48:00Z">
        <w:r>
          <w:rPr>
            <w:noProof/>
          </w:rPr>
          <w:t>19</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114" w:author="eduardo.pichler" w:date="2010-08-23T09:48:00Z"/>
          <w:noProof/>
        </w:rPr>
      </w:pPr>
      <w:ins w:id="115"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"_Toc270320271"</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2.7.3</w:t>
        </w:r>
        <w:r>
          <w:rPr>
            <w:noProof/>
          </w:rPr>
          <w:tab/>
        </w:r>
        <w:r w:rsidRPr="006D5877">
          <w:rPr>
            <w:rStyle w:val="Hyperlink"/>
            <w:noProof/>
          </w:rPr>
          <w:t>Appender</w:t>
        </w:r>
        <w:r>
          <w:rPr>
            <w:noProof/>
          </w:rPr>
          <w:tab/>
        </w:r>
        <w:r>
          <w:rPr>
            <w:noProof/>
          </w:rPr>
          <w:fldChar w:fldCharType="begin"/>
        </w:r>
        <w:r>
          <w:rPr>
            <w:noProof/>
          </w:rPr>
          <w:instrText xml:space="preserve"> PAGEREF _Toc270320271 \h </w:instrText>
        </w:r>
        <w:r>
          <w:rPr>
            <w:noProof/>
          </w:rPr>
        </w:r>
      </w:ins>
      <w:r>
        <w:rPr>
          <w:noProof/>
        </w:rPr>
        <w:fldChar w:fldCharType="separate"/>
      </w:r>
      <w:ins w:id="116" w:author="eduardo.pichler" w:date="2010-08-23T09:48:00Z">
        <w:r>
          <w:rPr>
            <w:noProof/>
          </w:rPr>
          <w:t>19</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117" w:author="eduardo.pichler" w:date="2010-08-23T09:48:00Z"/>
          <w:noProof/>
        </w:rPr>
      </w:pPr>
      <w:ins w:id="118" w:author="eduardo.pichler" w:date="2010-08-23T09:48:00Z">
        <w:r w:rsidRPr="006D5877">
          <w:rPr>
            <w:rStyle w:val="Hyperlink"/>
            <w:noProof/>
          </w:rPr>
          <w:lastRenderedPageBreak/>
          <w:fldChar w:fldCharType="begin"/>
        </w:r>
        <w:r w:rsidRPr="006D5877">
          <w:rPr>
            <w:rStyle w:val="Hyperlink"/>
            <w:noProof/>
          </w:rPr>
          <w:instrText xml:space="preserve"> </w:instrText>
        </w:r>
        <w:r>
          <w:rPr>
            <w:noProof/>
          </w:rPr>
          <w:instrText>HYPERLINK \l "_Toc270320272"</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2.7.4</w:t>
        </w:r>
        <w:r>
          <w:rPr>
            <w:noProof/>
          </w:rPr>
          <w:tab/>
        </w:r>
        <w:r w:rsidRPr="006D5877">
          <w:rPr>
            <w:rStyle w:val="Hyperlink"/>
            <w:noProof/>
          </w:rPr>
          <w:t>Layout</w:t>
        </w:r>
        <w:r>
          <w:rPr>
            <w:noProof/>
          </w:rPr>
          <w:tab/>
        </w:r>
        <w:r>
          <w:rPr>
            <w:noProof/>
          </w:rPr>
          <w:fldChar w:fldCharType="begin"/>
        </w:r>
        <w:r>
          <w:rPr>
            <w:noProof/>
          </w:rPr>
          <w:instrText xml:space="preserve"> PAGEREF _Toc270320272 \h </w:instrText>
        </w:r>
        <w:r>
          <w:rPr>
            <w:noProof/>
          </w:rPr>
        </w:r>
      </w:ins>
      <w:r>
        <w:rPr>
          <w:noProof/>
        </w:rPr>
        <w:fldChar w:fldCharType="separate"/>
      </w:r>
      <w:ins w:id="119" w:author="eduardo.pichler" w:date="2010-08-23T09:48:00Z">
        <w:r>
          <w:rPr>
            <w:noProof/>
          </w:rPr>
          <w:t>19</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120" w:author="eduardo.pichler" w:date="2010-08-23T09:48:00Z"/>
          <w:noProof/>
        </w:rPr>
      </w:pPr>
      <w:ins w:id="121"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"_Toc270320273"</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2.8</w:t>
        </w:r>
        <w:r>
          <w:rPr>
            <w:noProof/>
          </w:rPr>
          <w:tab/>
        </w:r>
        <w:r w:rsidRPr="006D5877">
          <w:rPr>
            <w:rStyle w:val="Hyperlink"/>
            <w:noProof/>
          </w:rPr>
          <w:t>Oracle XE 10</w:t>
        </w:r>
        <w:r w:rsidRPr="006D5877">
          <w:rPr>
            <w:rStyle w:val="Hyperlink"/>
            <w:i/>
            <w:iCs/>
            <w:noProof/>
          </w:rPr>
          <w:t>g</w:t>
        </w:r>
        <w:r>
          <w:rPr>
            <w:noProof/>
          </w:rPr>
          <w:tab/>
        </w:r>
        <w:r>
          <w:rPr>
            <w:noProof/>
          </w:rPr>
          <w:fldChar w:fldCharType="begin"/>
        </w:r>
        <w:r>
          <w:rPr>
            <w:noProof/>
          </w:rPr>
          <w:instrText xml:space="preserve"> PAGEREF _Toc270320273 \h </w:instrText>
        </w:r>
        <w:r>
          <w:rPr>
            <w:noProof/>
          </w:rPr>
        </w:r>
      </w:ins>
      <w:r>
        <w:rPr>
          <w:noProof/>
        </w:rPr>
        <w:fldChar w:fldCharType="separate"/>
      </w:r>
      <w:ins w:id="122" w:author="eduardo.pichler" w:date="2010-08-23T09:48:00Z">
        <w:r>
          <w:rPr>
            <w:noProof/>
          </w:rPr>
          <w:t>19</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123" w:author="eduardo.pichler" w:date="2010-08-23T09:48:00Z"/>
          <w:noProof/>
        </w:rPr>
      </w:pPr>
      <w:ins w:id="124"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"_Toc270320274"</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2.9</w:t>
        </w:r>
        <w:r>
          <w:rPr>
            <w:noProof/>
          </w:rPr>
          <w:tab/>
        </w:r>
        <w:r w:rsidRPr="006D5877">
          <w:rPr>
            <w:rStyle w:val="Hyperlink"/>
            <w:noProof/>
          </w:rPr>
          <w:t>Hibernate</w:t>
        </w:r>
        <w:r>
          <w:rPr>
            <w:noProof/>
          </w:rPr>
          <w:tab/>
        </w:r>
        <w:r>
          <w:rPr>
            <w:noProof/>
          </w:rPr>
          <w:fldChar w:fldCharType="begin"/>
        </w:r>
        <w:r>
          <w:rPr>
            <w:noProof/>
          </w:rPr>
          <w:instrText xml:space="preserve"> PAGEREF _Toc270320274 \h </w:instrText>
        </w:r>
        <w:r>
          <w:rPr>
            <w:noProof/>
          </w:rPr>
        </w:r>
      </w:ins>
      <w:r>
        <w:rPr>
          <w:noProof/>
        </w:rPr>
        <w:fldChar w:fldCharType="separate"/>
      </w:r>
      <w:ins w:id="125" w:author="eduardo.pichler" w:date="2010-08-23T09:48:00Z">
        <w:r>
          <w:rPr>
            <w:noProof/>
          </w:rPr>
          <w:t>21</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126" w:author="eduardo.pichler" w:date="2010-08-23T09:48:00Z"/>
          <w:noProof/>
        </w:rPr>
      </w:pPr>
      <w:ins w:id="127"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"_Toc270320275"</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2.9.1</w:t>
        </w:r>
        <w:r>
          <w:rPr>
            <w:noProof/>
          </w:rPr>
          <w:tab/>
        </w:r>
        <w:r w:rsidRPr="006D5877">
          <w:rPr>
            <w:rStyle w:val="Hyperlink"/>
            <w:noProof/>
          </w:rPr>
          <w:t>Mapeamento Objeto-Relacional</w:t>
        </w:r>
        <w:r>
          <w:rPr>
            <w:noProof/>
          </w:rPr>
          <w:tab/>
        </w:r>
        <w:r>
          <w:rPr>
            <w:noProof/>
          </w:rPr>
          <w:fldChar w:fldCharType="begin"/>
        </w:r>
        <w:r>
          <w:rPr>
            <w:noProof/>
          </w:rPr>
          <w:instrText xml:space="preserve"> PAGEREF _Toc270320275 \h </w:instrText>
        </w:r>
        <w:r>
          <w:rPr>
            <w:noProof/>
          </w:rPr>
        </w:r>
      </w:ins>
      <w:r>
        <w:rPr>
          <w:noProof/>
        </w:rPr>
        <w:fldChar w:fldCharType="separate"/>
      </w:r>
      <w:ins w:id="128" w:author="eduardo.pichler" w:date="2010-08-23T09:48:00Z">
        <w:r>
          <w:rPr>
            <w:noProof/>
          </w:rPr>
          <w:t>21</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129" w:author="eduardo.pichler" w:date="2010-08-23T09:48:00Z"/>
          <w:noProof/>
        </w:rPr>
      </w:pPr>
      <w:ins w:id="130"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"_Toc270320276"</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2.9.2</w:t>
        </w:r>
        <w:r>
          <w:rPr>
            <w:noProof/>
          </w:rPr>
          <w:tab/>
        </w:r>
        <w:r w:rsidRPr="006D5877">
          <w:rPr>
            <w:rStyle w:val="Hyperlink"/>
            <w:noProof/>
          </w:rPr>
          <w:t>Por que usar um framework ORM</w:t>
        </w:r>
        <w:r>
          <w:rPr>
            <w:noProof/>
          </w:rPr>
          <w:tab/>
        </w:r>
        <w:r>
          <w:rPr>
            <w:noProof/>
          </w:rPr>
          <w:fldChar w:fldCharType="begin"/>
        </w:r>
        <w:r>
          <w:rPr>
            <w:noProof/>
          </w:rPr>
          <w:instrText xml:space="preserve"> PAGEREF _Toc270320276 \h </w:instrText>
        </w:r>
        <w:r>
          <w:rPr>
            <w:noProof/>
          </w:rPr>
        </w:r>
      </w:ins>
      <w:r>
        <w:rPr>
          <w:noProof/>
        </w:rPr>
        <w:fldChar w:fldCharType="separate"/>
      </w:r>
      <w:ins w:id="131" w:author="eduardo.pichler" w:date="2010-08-23T09:48:00Z">
        <w:r>
          <w:rPr>
            <w:noProof/>
          </w:rPr>
          <w:t>22</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132" w:author="eduardo.pichler" w:date="2010-08-23T09:48:00Z"/>
          <w:noProof/>
        </w:rPr>
      </w:pPr>
      <w:ins w:id="133"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"_Toc270320277"</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2.10</w:t>
        </w:r>
        <w:r>
          <w:rPr>
            <w:noProof/>
          </w:rPr>
          <w:tab/>
        </w:r>
        <w:r w:rsidRPr="006D5877">
          <w:rPr>
            <w:rStyle w:val="Hyperlink"/>
            <w:noProof/>
            <w:lang w:val="en-US"/>
          </w:rPr>
          <w:t>Commons</w:t>
        </w:r>
        <w:r w:rsidRPr="006D5877">
          <w:rPr>
            <w:rStyle w:val="Hyperlink"/>
            <w:noProof/>
          </w:rPr>
          <w:t xml:space="preserve"> Configuration</w:t>
        </w:r>
        <w:r>
          <w:rPr>
            <w:noProof/>
          </w:rPr>
          <w:tab/>
        </w:r>
        <w:r>
          <w:rPr>
            <w:noProof/>
          </w:rPr>
          <w:fldChar w:fldCharType="begin"/>
        </w:r>
        <w:r>
          <w:rPr>
            <w:noProof/>
          </w:rPr>
          <w:instrText xml:space="preserve"> PAGEREF _Toc270320277 \h </w:instrText>
        </w:r>
        <w:r>
          <w:rPr>
            <w:noProof/>
          </w:rPr>
        </w:r>
      </w:ins>
      <w:r>
        <w:rPr>
          <w:noProof/>
        </w:rPr>
        <w:fldChar w:fldCharType="separate"/>
      </w:r>
      <w:ins w:id="134" w:author="eduardo.pichler" w:date="2010-08-23T09:48:00Z">
        <w:r>
          <w:rPr>
            <w:noProof/>
          </w:rPr>
          <w:t>24</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135" w:author="eduardo.pichler" w:date="2010-08-23T09:48:00Z"/>
          <w:noProof/>
        </w:rPr>
      </w:pPr>
      <w:ins w:id="136"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"_Toc270320278"</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2.11</w:t>
        </w:r>
        <w:r>
          <w:rPr>
            <w:noProof/>
          </w:rPr>
          <w:tab/>
        </w:r>
        <w:r w:rsidRPr="006D5877">
          <w:rPr>
            <w:rStyle w:val="Hyperlink"/>
            <w:noProof/>
          </w:rPr>
          <w:t>Design Pattern Singleton</w:t>
        </w:r>
        <w:r>
          <w:rPr>
            <w:noProof/>
          </w:rPr>
          <w:tab/>
        </w:r>
        <w:r>
          <w:rPr>
            <w:noProof/>
          </w:rPr>
          <w:fldChar w:fldCharType="begin"/>
        </w:r>
        <w:r>
          <w:rPr>
            <w:noProof/>
          </w:rPr>
          <w:instrText xml:space="preserve"> PAGEREF _Toc270320278 \h </w:instrText>
        </w:r>
        <w:r>
          <w:rPr>
            <w:noProof/>
          </w:rPr>
        </w:r>
      </w:ins>
      <w:r>
        <w:rPr>
          <w:noProof/>
        </w:rPr>
        <w:fldChar w:fldCharType="separate"/>
      </w:r>
      <w:ins w:id="137" w:author="eduardo.pichler" w:date="2010-08-23T09:48:00Z">
        <w:r>
          <w:rPr>
            <w:noProof/>
          </w:rPr>
          <w:t>24</w:t>
        </w:r>
        <w:r>
          <w:rPr>
            <w:noProof/>
          </w:rPr>
          <w:fldChar w:fldCharType="end"/>
        </w:r>
        <w:r w:rsidRPr="006D5877">
          <w:rPr>
            <w:rStyle w:val="Hyperlink"/>
            <w:noProof/>
          </w:rPr>
          <w:fldChar w:fldCharType="end"/>
        </w:r>
      </w:ins>
    </w:p>
    <w:p w:rsidR="005A5400" w:rsidRDefault="005A5400">
      <w:pPr>
        <w:pStyle w:val="Sumrio1"/>
        <w:tabs>
          <w:tab w:val="left" w:pos="480"/>
          <w:tab w:val="right" w:leader="dot" w:pos="9060"/>
        </w:tabs>
        <w:rPr>
          <w:ins w:id="138" w:author="eduardo.pichler" w:date="2010-08-23T09:48:00Z"/>
          <w:noProof/>
        </w:rPr>
      </w:pPr>
      <w:ins w:id="139"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"_Toc270320279"</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3.</w:t>
        </w:r>
        <w:r>
          <w:rPr>
            <w:noProof/>
          </w:rPr>
          <w:tab/>
        </w:r>
        <w:r w:rsidRPr="006D5877">
          <w:rPr>
            <w:rStyle w:val="Hyperlink"/>
            <w:noProof/>
          </w:rPr>
          <w:t>ANÁLISE UML</w:t>
        </w:r>
        <w:r>
          <w:rPr>
            <w:noProof/>
          </w:rPr>
          <w:tab/>
        </w:r>
        <w:r>
          <w:rPr>
            <w:noProof/>
          </w:rPr>
          <w:fldChar w:fldCharType="begin"/>
        </w:r>
        <w:r>
          <w:rPr>
            <w:noProof/>
          </w:rPr>
          <w:instrText xml:space="preserve"> PAGEREF _Toc270320279 \h </w:instrText>
        </w:r>
        <w:r>
          <w:rPr>
            <w:noProof/>
          </w:rPr>
        </w:r>
      </w:ins>
      <w:r>
        <w:rPr>
          <w:noProof/>
        </w:rPr>
        <w:fldChar w:fldCharType="separate"/>
      </w:r>
      <w:ins w:id="140" w:author="eduardo.pichler" w:date="2010-08-23T09:48:00Z">
        <w:r>
          <w:rPr>
            <w:noProof/>
          </w:rPr>
          <w:t>26</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141" w:author="eduardo.pichler" w:date="2010-08-23T09:48:00Z"/>
          <w:noProof/>
        </w:rPr>
      </w:pPr>
      <w:ins w:id="142"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"_Toc270320280"</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3.1</w:t>
        </w:r>
        <w:r>
          <w:rPr>
            <w:noProof/>
          </w:rPr>
          <w:tab/>
        </w:r>
        <w:r w:rsidRPr="006D5877">
          <w:rPr>
            <w:rStyle w:val="Hyperlink"/>
            <w:noProof/>
          </w:rPr>
          <w:t>Diagrama de classes</w:t>
        </w:r>
        <w:r>
          <w:rPr>
            <w:noProof/>
          </w:rPr>
          <w:tab/>
        </w:r>
        <w:r>
          <w:rPr>
            <w:noProof/>
          </w:rPr>
          <w:fldChar w:fldCharType="begin"/>
        </w:r>
        <w:r>
          <w:rPr>
            <w:noProof/>
          </w:rPr>
          <w:instrText xml:space="preserve"> PAGEREF _Toc270320280 \h </w:instrText>
        </w:r>
        <w:r>
          <w:rPr>
            <w:noProof/>
          </w:rPr>
        </w:r>
      </w:ins>
      <w:r>
        <w:rPr>
          <w:noProof/>
        </w:rPr>
        <w:fldChar w:fldCharType="separate"/>
      </w:r>
      <w:ins w:id="143" w:author="eduardo.pichler" w:date="2010-08-23T09:48:00Z">
        <w:r>
          <w:rPr>
            <w:noProof/>
          </w:rPr>
          <w:t>27</w:t>
        </w:r>
        <w:r>
          <w:rPr>
            <w:noProof/>
          </w:rPr>
          <w:fldChar w:fldCharType="end"/>
        </w:r>
        <w:r w:rsidRPr="006D5877">
          <w:rPr>
            <w:rStyle w:val="Hyperlink"/>
            <w:noProof/>
          </w:rPr>
          <w:fldChar w:fldCharType="end"/>
        </w:r>
      </w:ins>
    </w:p>
    <w:p w:rsidR="005A5400" w:rsidRDefault="005A5400">
      <w:pPr>
        <w:pStyle w:val="Sumrio3"/>
        <w:tabs>
          <w:tab w:val="left" w:pos="1320"/>
          <w:tab w:val="right" w:leader="dot" w:pos="9060"/>
        </w:tabs>
        <w:rPr>
          <w:ins w:id="144" w:author="eduardo.pichler" w:date="2010-08-23T09:48:00Z"/>
          <w:noProof/>
        </w:rPr>
      </w:pPr>
      <w:ins w:id="145"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"_Toc270320281"</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3.1.1</w:t>
        </w:r>
        <w:r>
          <w:rPr>
            <w:noProof/>
          </w:rPr>
          <w:tab/>
        </w:r>
        <w:r w:rsidRPr="006D5877">
          <w:rPr>
            <w:rStyle w:val="Hyperlink"/>
            <w:noProof/>
          </w:rPr>
          <w:t>Cadastros</w:t>
        </w:r>
        <w:r>
          <w:rPr>
            <w:noProof/>
          </w:rPr>
          <w:tab/>
        </w:r>
        <w:r>
          <w:rPr>
            <w:noProof/>
          </w:rPr>
          <w:fldChar w:fldCharType="begin"/>
        </w:r>
        <w:r>
          <w:rPr>
            <w:noProof/>
          </w:rPr>
          <w:instrText xml:space="preserve"> PAGEREF _Toc270320281 \h </w:instrText>
        </w:r>
        <w:r>
          <w:rPr>
            <w:noProof/>
          </w:rPr>
        </w:r>
      </w:ins>
      <w:r>
        <w:rPr>
          <w:noProof/>
        </w:rPr>
        <w:fldChar w:fldCharType="separate"/>
      </w:r>
      <w:ins w:id="146" w:author="eduardo.pichler" w:date="2010-08-23T09:48:00Z">
        <w:r>
          <w:rPr>
            <w:noProof/>
          </w:rPr>
          <w:t>27</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147" w:author="eduardo.pichler" w:date="2010-08-23T09:48:00Z"/>
          <w:noProof/>
        </w:rPr>
      </w:pPr>
      <w:ins w:id="148"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"_Toc270320282"</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3.2</w:t>
        </w:r>
        <w:r>
          <w:rPr>
            <w:noProof/>
          </w:rPr>
          <w:tab/>
        </w:r>
        <w:r w:rsidRPr="006D5877">
          <w:rPr>
            <w:rStyle w:val="Hyperlink"/>
            <w:noProof/>
          </w:rPr>
          <w:t>Movimentos de mercadorias</w:t>
        </w:r>
        <w:r>
          <w:rPr>
            <w:noProof/>
          </w:rPr>
          <w:tab/>
        </w:r>
        <w:r>
          <w:rPr>
            <w:noProof/>
          </w:rPr>
          <w:fldChar w:fldCharType="begin"/>
        </w:r>
        <w:r>
          <w:rPr>
            <w:noProof/>
          </w:rPr>
          <w:instrText xml:space="preserve"> PAGEREF _Toc270320282 \h </w:instrText>
        </w:r>
        <w:r>
          <w:rPr>
            <w:noProof/>
          </w:rPr>
        </w:r>
      </w:ins>
      <w:r>
        <w:rPr>
          <w:noProof/>
        </w:rPr>
        <w:fldChar w:fldCharType="separate"/>
      </w:r>
      <w:ins w:id="149" w:author="eduardo.pichler" w:date="2010-08-23T09:48:00Z">
        <w:r>
          <w:rPr>
            <w:noProof/>
          </w:rPr>
          <w:t>30</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150" w:author="eduardo.pichler" w:date="2010-08-23T09:48:00Z"/>
          <w:noProof/>
        </w:rPr>
      </w:pPr>
      <w:ins w:id="151"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"_Toc270320283"</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3.3</w:t>
        </w:r>
        <w:r>
          <w:rPr>
            <w:noProof/>
          </w:rPr>
          <w:tab/>
        </w:r>
        <w:r w:rsidRPr="006D5877">
          <w:rPr>
            <w:rStyle w:val="Hyperlink"/>
            <w:noProof/>
          </w:rPr>
          <w:t>Contas</w:t>
        </w:r>
        <w:r>
          <w:rPr>
            <w:noProof/>
          </w:rPr>
          <w:tab/>
        </w:r>
        <w:r>
          <w:rPr>
            <w:noProof/>
          </w:rPr>
          <w:fldChar w:fldCharType="begin"/>
        </w:r>
        <w:r>
          <w:rPr>
            <w:noProof/>
          </w:rPr>
          <w:instrText xml:space="preserve"> PAGEREF _Toc270320283 \h </w:instrText>
        </w:r>
        <w:r>
          <w:rPr>
            <w:noProof/>
          </w:rPr>
        </w:r>
      </w:ins>
      <w:r>
        <w:rPr>
          <w:noProof/>
        </w:rPr>
        <w:fldChar w:fldCharType="separate"/>
      </w:r>
      <w:ins w:id="152" w:author="eduardo.pichler" w:date="2010-08-23T09:48:00Z">
        <w:r>
          <w:rPr>
            <w:noProof/>
          </w:rPr>
          <w:t>31</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153" w:author="eduardo.pichler" w:date="2010-08-23T09:48:00Z"/>
          <w:noProof/>
        </w:rPr>
      </w:pPr>
      <w:ins w:id="154"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"_Toc270320284"</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3.4</w:t>
        </w:r>
        <w:r>
          <w:rPr>
            <w:noProof/>
          </w:rPr>
          <w:tab/>
        </w:r>
        <w:r w:rsidRPr="006D5877">
          <w:rPr>
            <w:rStyle w:val="Hyperlink"/>
            <w:noProof/>
          </w:rPr>
          <w:t>Usuários</w:t>
        </w:r>
        <w:r>
          <w:rPr>
            <w:noProof/>
          </w:rPr>
          <w:tab/>
        </w:r>
        <w:r>
          <w:rPr>
            <w:noProof/>
          </w:rPr>
          <w:fldChar w:fldCharType="begin"/>
        </w:r>
        <w:r>
          <w:rPr>
            <w:noProof/>
          </w:rPr>
          <w:instrText xml:space="preserve"> PAGEREF _Toc270320284 \h </w:instrText>
        </w:r>
        <w:r>
          <w:rPr>
            <w:noProof/>
          </w:rPr>
        </w:r>
      </w:ins>
      <w:r>
        <w:rPr>
          <w:noProof/>
        </w:rPr>
        <w:fldChar w:fldCharType="separate"/>
      </w:r>
      <w:ins w:id="155" w:author="eduardo.pichler" w:date="2010-08-23T09:48:00Z">
        <w:r>
          <w:rPr>
            <w:noProof/>
          </w:rPr>
          <w:t>32</w:t>
        </w:r>
        <w:r>
          <w:rPr>
            <w:noProof/>
          </w:rPr>
          <w:fldChar w:fldCharType="end"/>
        </w:r>
        <w:r w:rsidRPr="006D5877">
          <w:rPr>
            <w:rStyle w:val="Hyperlink"/>
            <w:noProof/>
          </w:rPr>
          <w:fldChar w:fldCharType="end"/>
        </w:r>
      </w:ins>
    </w:p>
    <w:p w:rsidR="005A5400" w:rsidRDefault="005A5400">
      <w:pPr>
        <w:pStyle w:val="Sumrio1"/>
        <w:tabs>
          <w:tab w:val="left" w:pos="480"/>
          <w:tab w:val="right" w:leader="dot" w:pos="9060"/>
        </w:tabs>
        <w:rPr>
          <w:ins w:id="156" w:author="eduardo.pichler" w:date="2010-08-23T09:48:00Z"/>
          <w:noProof/>
        </w:rPr>
      </w:pPr>
      <w:ins w:id="157"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"_Toc270320285"</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4.</w:t>
        </w:r>
        <w:r>
          <w:rPr>
            <w:noProof/>
          </w:rPr>
          <w:tab/>
        </w:r>
        <w:r w:rsidRPr="006D5877">
          <w:rPr>
            <w:rStyle w:val="Hyperlink"/>
            <w:noProof/>
          </w:rPr>
          <w:t>UTILIZAÇÃO DAS TECNOLOGIAS NO DESENVOLVIMENTO DO SISTEMA</w:t>
        </w:r>
        <w:r>
          <w:rPr>
            <w:noProof/>
          </w:rPr>
          <w:tab/>
        </w:r>
        <w:r>
          <w:rPr>
            <w:noProof/>
          </w:rPr>
          <w:fldChar w:fldCharType="begin"/>
        </w:r>
        <w:r>
          <w:rPr>
            <w:noProof/>
          </w:rPr>
          <w:instrText xml:space="preserve"> PAGEREF _Toc270320285 \h </w:instrText>
        </w:r>
        <w:r>
          <w:rPr>
            <w:noProof/>
          </w:rPr>
        </w:r>
      </w:ins>
      <w:r>
        <w:rPr>
          <w:noProof/>
        </w:rPr>
        <w:fldChar w:fldCharType="separate"/>
      </w:r>
      <w:ins w:id="158" w:author="eduardo.pichler" w:date="2010-08-23T09:48:00Z">
        <w:r>
          <w:rPr>
            <w:noProof/>
          </w:rPr>
          <w:t>34</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159" w:author="eduardo.pichler" w:date="2010-08-23T09:48:00Z"/>
          <w:noProof/>
        </w:rPr>
      </w:pPr>
      <w:ins w:id="160"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"_Toc270320286"</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4.1</w:t>
        </w:r>
        <w:r>
          <w:rPr>
            <w:noProof/>
          </w:rPr>
          <w:tab/>
        </w:r>
        <w:r w:rsidRPr="006D5877">
          <w:rPr>
            <w:rStyle w:val="Hyperlink"/>
            <w:noProof/>
          </w:rPr>
          <w:t>Instalação e configuração das ferramentas</w:t>
        </w:r>
        <w:r>
          <w:rPr>
            <w:noProof/>
          </w:rPr>
          <w:tab/>
        </w:r>
        <w:r>
          <w:rPr>
            <w:noProof/>
          </w:rPr>
          <w:fldChar w:fldCharType="begin"/>
        </w:r>
        <w:r>
          <w:rPr>
            <w:noProof/>
          </w:rPr>
          <w:instrText xml:space="preserve"> PAGEREF _Toc270320286 \h </w:instrText>
        </w:r>
        <w:r>
          <w:rPr>
            <w:noProof/>
          </w:rPr>
        </w:r>
      </w:ins>
      <w:r>
        <w:rPr>
          <w:noProof/>
        </w:rPr>
        <w:fldChar w:fldCharType="separate"/>
      </w:r>
      <w:ins w:id="161" w:author="eduardo.pichler" w:date="2010-08-23T09:48:00Z">
        <w:r>
          <w:rPr>
            <w:noProof/>
          </w:rPr>
          <w:t>34</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162" w:author="eduardo.pichler" w:date="2010-08-23T09:48:00Z"/>
          <w:noProof/>
        </w:rPr>
      </w:pPr>
      <w:ins w:id="163"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"_Toc270320287"</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4.2</w:t>
        </w:r>
        <w:r>
          <w:rPr>
            <w:noProof/>
          </w:rPr>
          <w:tab/>
        </w:r>
        <w:r w:rsidRPr="006D5877">
          <w:rPr>
            <w:rStyle w:val="Hyperlink"/>
            <w:noProof/>
          </w:rPr>
          <w:t>Banco de dados Oracle XE</w:t>
        </w:r>
        <w:r>
          <w:rPr>
            <w:noProof/>
          </w:rPr>
          <w:tab/>
        </w:r>
        <w:r>
          <w:rPr>
            <w:noProof/>
          </w:rPr>
          <w:fldChar w:fldCharType="begin"/>
        </w:r>
        <w:r>
          <w:rPr>
            <w:noProof/>
          </w:rPr>
          <w:instrText xml:space="preserve"> PAGEREF _Toc270320287 \h </w:instrText>
        </w:r>
        <w:r>
          <w:rPr>
            <w:noProof/>
          </w:rPr>
        </w:r>
      </w:ins>
      <w:r>
        <w:rPr>
          <w:noProof/>
        </w:rPr>
        <w:fldChar w:fldCharType="separate"/>
      </w:r>
      <w:ins w:id="164" w:author="eduardo.pichler" w:date="2010-08-23T09:48:00Z">
        <w:r>
          <w:rPr>
            <w:noProof/>
          </w:rPr>
          <w:t>34</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165" w:author="eduardo.pichler" w:date="2010-08-23T09:48:00Z"/>
          <w:noProof/>
        </w:rPr>
      </w:pPr>
      <w:ins w:id="166"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"_Toc270320288"</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4.3</w:t>
        </w:r>
        <w:r>
          <w:rPr>
            <w:noProof/>
          </w:rPr>
          <w:tab/>
        </w:r>
        <w:r w:rsidRPr="006D5877">
          <w:rPr>
            <w:rStyle w:val="Hyperlink"/>
            <w:noProof/>
          </w:rPr>
          <w:t>Hibernate, e mecanismo de persistência</w:t>
        </w:r>
        <w:r>
          <w:rPr>
            <w:noProof/>
          </w:rPr>
          <w:tab/>
        </w:r>
        <w:r>
          <w:rPr>
            <w:noProof/>
          </w:rPr>
          <w:fldChar w:fldCharType="begin"/>
        </w:r>
        <w:r>
          <w:rPr>
            <w:noProof/>
          </w:rPr>
          <w:instrText xml:space="preserve"> PAGEREF _Toc270320288 \h </w:instrText>
        </w:r>
        <w:r>
          <w:rPr>
            <w:noProof/>
          </w:rPr>
        </w:r>
      </w:ins>
      <w:r>
        <w:rPr>
          <w:noProof/>
        </w:rPr>
        <w:fldChar w:fldCharType="separate"/>
      </w:r>
      <w:ins w:id="167" w:author="eduardo.pichler" w:date="2010-08-23T09:48:00Z">
        <w:r>
          <w:rPr>
            <w:noProof/>
          </w:rPr>
          <w:t>36</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168" w:author="eduardo.pichler" w:date="2010-08-23T09:48:00Z"/>
          <w:noProof/>
        </w:rPr>
      </w:pPr>
      <w:ins w:id="169"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"_Toc270320289"</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4.4</w:t>
        </w:r>
        <w:r>
          <w:rPr>
            <w:noProof/>
          </w:rPr>
          <w:tab/>
        </w:r>
        <w:r w:rsidRPr="006D5877">
          <w:rPr>
            <w:rStyle w:val="Hyperlink"/>
            <w:noProof/>
          </w:rPr>
          <w:t>O Design Pattern Singleton</w:t>
        </w:r>
        <w:r>
          <w:rPr>
            <w:noProof/>
          </w:rPr>
          <w:tab/>
        </w:r>
        <w:r>
          <w:rPr>
            <w:noProof/>
          </w:rPr>
          <w:fldChar w:fldCharType="begin"/>
        </w:r>
        <w:r>
          <w:rPr>
            <w:noProof/>
          </w:rPr>
          <w:instrText xml:space="preserve"> PAGEREF _Toc270320289 \h </w:instrText>
        </w:r>
        <w:r>
          <w:rPr>
            <w:noProof/>
          </w:rPr>
        </w:r>
      </w:ins>
      <w:r>
        <w:rPr>
          <w:noProof/>
        </w:rPr>
        <w:fldChar w:fldCharType="separate"/>
      </w:r>
      <w:ins w:id="170" w:author="eduardo.pichler" w:date="2010-08-23T09:48:00Z">
        <w:r>
          <w:rPr>
            <w:noProof/>
          </w:rPr>
          <w:t>41</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171" w:author="eduardo.pichler" w:date="2010-08-23T09:48:00Z"/>
          <w:noProof/>
        </w:rPr>
      </w:pPr>
      <w:ins w:id="172"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"_Toc270320290"</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4.5</w:t>
        </w:r>
        <w:r>
          <w:rPr>
            <w:noProof/>
          </w:rPr>
          <w:tab/>
        </w:r>
        <w:r w:rsidRPr="006D5877">
          <w:rPr>
            <w:rStyle w:val="Hyperlink"/>
            <w:noProof/>
          </w:rPr>
          <w:t>Troca de mensagens e separação de classes distintas</w:t>
        </w:r>
        <w:r>
          <w:rPr>
            <w:noProof/>
          </w:rPr>
          <w:tab/>
        </w:r>
        <w:r>
          <w:rPr>
            <w:noProof/>
          </w:rPr>
          <w:fldChar w:fldCharType="begin"/>
        </w:r>
        <w:r>
          <w:rPr>
            <w:noProof/>
          </w:rPr>
          <w:instrText xml:space="preserve"> PAGEREF _Toc270320290 \h </w:instrText>
        </w:r>
        <w:r>
          <w:rPr>
            <w:noProof/>
          </w:rPr>
        </w:r>
      </w:ins>
      <w:r>
        <w:rPr>
          <w:noProof/>
        </w:rPr>
        <w:fldChar w:fldCharType="separate"/>
      </w:r>
      <w:ins w:id="173" w:author="eduardo.pichler" w:date="2010-08-23T09:48:00Z">
        <w:r>
          <w:rPr>
            <w:noProof/>
          </w:rPr>
          <w:t>43</w:t>
        </w:r>
        <w:r>
          <w:rPr>
            <w:noProof/>
          </w:rPr>
          <w:fldChar w:fldCharType="end"/>
        </w:r>
        <w:r w:rsidRPr="006D5877">
          <w:rPr>
            <w:rStyle w:val="Hyperlink"/>
            <w:noProof/>
          </w:rPr>
          <w:fldChar w:fldCharType="end"/>
        </w:r>
      </w:ins>
    </w:p>
    <w:p w:rsidR="005A5400" w:rsidRDefault="005A5400">
      <w:pPr>
        <w:pStyle w:val="Sumrio2"/>
        <w:tabs>
          <w:tab w:val="right" w:leader="dot" w:pos="9060"/>
        </w:tabs>
        <w:rPr>
          <w:ins w:id="174" w:author="eduardo.pichler" w:date="2010-08-23T09:48:00Z"/>
          <w:noProof/>
        </w:rPr>
      </w:pPr>
      <w:ins w:id="175"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"_Toc270320291"</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4.6</w:t>
        </w:r>
        <w:r>
          <w:rPr>
            <w:noProof/>
          </w:rPr>
          <w:tab/>
        </w:r>
        <w:r>
          <w:rPr>
            <w:noProof/>
          </w:rPr>
          <w:fldChar w:fldCharType="begin"/>
        </w:r>
        <w:r>
          <w:rPr>
            <w:noProof/>
          </w:rPr>
          <w:instrText xml:space="preserve"> PAGEREF _Toc270320291 \h </w:instrText>
        </w:r>
        <w:r>
          <w:rPr>
            <w:noProof/>
          </w:rPr>
        </w:r>
      </w:ins>
      <w:r>
        <w:rPr>
          <w:noProof/>
        </w:rPr>
        <w:fldChar w:fldCharType="separate"/>
      </w:r>
      <w:ins w:id="176" w:author="eduardo.pichler" w:date="2010-08-23T09:48:00Z">
        <w:r>
          <w:rPr>
            <w:noProof/>
          </w:rPr>
          <w:t>47</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177" w:author="eduardo.pichler" w:date="2010-08-23T09:48:00Z"/>
          <w:noProof/>
        </w:rPr>
      </w:pPr>
      <w:ins w:id="178"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"_Toc270320292"</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4.7</w:t>
        </w:r>
        <w:r>
          <w:rPr>
            <w:noProof/>
          </w:rPr>
          <w:tab/>
        </w:r>
        <w:r w:rsidRPr="006D5877">
          <w:rPr>
            <w:rStyle w:val="Hyperlink"/>
            <w:noProof/>
          </w:rPr>
          <w:t>Representando dados tabulares</w:t>
        </w:r>
        <w:r>
          <w:rPr>
            <w:noProof/>
          </w:rPr>
          <w:tab/>
        </w:r>
        <w:r>
          <w:rPr>
            <w:noProof/>
          </w:rPr>
          <w:fldChar w:fldCharType="begin"/>
        </w:r>
        <w:r>
          <w:rPr>
            <w:noProof/>
          </w:rPr>
          <w:instrText xml:space="preserve"> PAGEREF _Toc270320292 \h </w:instrText>
        </w:r>
        <w:r>
          <w:rPr>
            <w:noProof/>
          </w:rPr>
        </w:r>
      </w:ins>
      <w:r>
        <w:rPr>
          <w:noProof/>
        </w:rPr>
        <w:fldChar w:fldCharType="separate"/>
      </w:r>
      <w:ins w:id="179" w:author="eduardo.pichler" w:date="2010-08-23T09:48:00Z">
        <w:r>
          <w:rPr>
            <w:noProof/>
          </w:rPr>
          <w:t>47</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180" w:author="eduardo.pichler" w:date="2010-08-23T09:48:00Z"/>
          <w:noProof/>
        </w:rPr>
      </w:pPr>
      <w:ins w:id="181"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"_Toc270320293"</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4.8</w:t>
        </w:r>
        <w:r>
          <w:rPr>
            <w:noProof/>
          </w:rPr>
          <w:tab/>
        </w:r>
        <w:r w:rsidRPr="006D5877">
          <w:rPr>
            <w:rStyle w:val="Hyperlink"/>
            <w:noProof/>
          </w:rPr>
          <w:t>Inserção, edição e validação dos dados</w:t>
        </w:r>
        <w:r>
          <w:rPr>
            <w:noProof/>
          </w:rPr>
          <w:tab/>
        </w:r>
        <w:r>
          <w:rPr>
            <w:noProof/>
          </w:rPr>
          <w:fldChar w:fldCharType="begin"/>
        </w:r>
        <w:r>
          <w:rPr>
            <w:noProof/>
          </w:rPr>
          <w:instrText xml:space="preserve"> PAGEREF _Toc270320293 \h </w:instrText>
        </w:r>
        <w:r>
          <w:rPr>
            <w:noProof/>
          </w:rPr>
        </w:r>
      </w:ins>
      <w:r>
        <w:rPr>
          <w:noProof/>
        </w:rPr>
        <w:fldChar w:fldCharType="separate"/>
      </w:r>
      <w:ins w:id="182" w:author="eduardo.pichler" w:date="2010-08-23T09:48:00Z">
        <w:r>
          <w:rPr>
            <w:noProof/>
          </w:rPr>
          <w:t>50</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183" w:author="eduardo.pichler" w:date="2010-08-23T09:48:00Z"/>
          <w:noProof/>
        </w:rPr>
      </w:pPr>
      <w:ins w:id="184"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"_Toc270320294"</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4.9</w:t>
        </w:r>
        <w:r>
          <w:rPr>
            <w:noProof/>
          </w:rPr>
          <w:tab/>
        </w:r>
        <w:r w:rsidRPr="006D5877">
          <w:rPr>
            <w:rStyle w:val="Hyperlink"/>
            <w:noProof/>
          </w:rPr>
          <w:t>Criação de logs</w:t>
        </w:r>
        <w:r>
          <w:rPr>
            <w:noProof/>
          </w:rPr>
          <w:tab/>
        </w:r>
        <w:r>
          <w:rPr>
            <w:noProof/>
          </w:rPr>
          <w:fldChar w:fldCharType="begin"/>
        </w:r>
        <w:r>
          <w:rPr>
            <w:noProof/>
          </w:rPr>
          <w:instrText xml:space="preserve"> PAGEREF _Toc270320294 \h </w:instrText>
        </w:r>
        <w:r>
          <w:rPr>
            <w:noProof/>
          </w:rPr>
        </w:r>
      </w:ins>
      <w:r>
        <w:rPr>
          <w:noProof/>
        </w:rPr>
        <w:fldChar w:fldCharType="separate"/>
      </w:r>
      <w:ins w:id="185" w:author="eduardo.pichler" w:date="2010-08-23T09:48:00Z">
        <w:r>
          <w:rPr>
            <w:noProof/>
          </w:rPr>
          <w:t>53</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186" w:author="eduardo.pichler" w:date="2010-08-23T09:48:00Z"/>
          <w:noProof/>
        </w:rPr>
      </w:pPr>
      <w:ins w:id="187"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"_Toc270320295"</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4.10</w:t>
        </w:r>
        <w:r>
          <w:rPr>
            <w:noProof/>
          </w:rPr>
          <w:tab/>
        </w:r>
        <w:r w:rsidRPr="006D5877">
          <w:rPr>
            <w:rStyle w:val="Hyperlink"/>
            <w:noProof/>
          </w:rPr>
          <w:t>Testes unitários com JUnit</w:t>
        </w:r>
        <w:r>
          <w:rPr>
            <w:noProof/>
          </w:rPr>
          <w:tab/>
        </w:r>
        <w:r>
          <w:rPr>
            <w:noProof/>
          </w:rPr>
          <w:fldChar w:fldCharType="begin"/>
        </w:r>
        <w:r>
          <w:rPr>
            <w:noProof/>
          </w:rPr>
          <w:instrText xml:space="preserve"> PAGEREF _Toc270320295 \h </w:instrText>
        </w:r>
        <w:r>
          <w:rPr>
            <w:noProof/>
          </w:rPr>
        </w:r>
      </w:ins>
      <w:r>
        <w:rPr>
          <w:noProof/>
        </w:rPr>
        <w:fldChar w:fldCharType="separate"/>
      </w:r>
      <w:ins w:id="188" w:author="eduardo.pichler" w:date="2010-08-23T09:48:00Z">
        <w:r>
          <w:rPr>
            <w:noProof/>
          </w:rPr>
          <w:t>55</w:t>
        </w:r>
        <w:r>
          <w:rPr>
            <w:noProof/>
          </w:rPr>
          <w:fldChar w:fldCharType="end"/>
        </w:r>
        <w:r w:rsidRPr="006D5877">
          <w:rPr>
            <w:rStyle w:val="Hyperlink"/>
            <w:noProof/>
          </w:rPr>
          <w:fldChar w:fldCharType="end"/>
        </w:r>
      </w:ins>
    </w:p>
    <w:p w:rsidR="005A5400" w:rsidRDefault="005A5400">
      <w:pPr>
        <w:pStyle w:val="Sumrio2"/>
        <w:tabs>
          <w:tab w:val="right" w:leader="dot" w:pos="9060"/>
        </w:tabs>
        <w:rPr>
          <w:ins w:id="189" w:author="eduardo.pichler" w:date="2010-08-23T09:48:00Z"/>
          <w:noProof/>
        </w:rPr>
      </w:pPr>
      <w:ins w:id="190"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"_Toc270320296"</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4.11</w:t>
        </w:r>
        <w:r>
          <w:rPr>
            <w:noProof/>
          </w:rPr>
          <w:tab/>
        </w:r>
        <w:r>
          <w:rPr>
            <w:noProof/>
          </w:rPr>
          <w:fldChar w:fldCharType="begin"/>
        </w:r>
        <w:r>
          <w:rPr>
            <w:noProof/>
          </w:rPr>
          <w:instrText xml:space="preserve"> PAGEREF _Toc270320296 \h </w:instrText>
        </w:r>
        <w:r>
          <w:rPr>
            <w:noProof/>
          </w:rPr>
        </w:r>
      </w:ins>
      <w:r>
        <w:rPr>
          <w:noProof/>
        </w:rPr>
        <w:fldChar w:fldCharType="separate"/>
      </w:r>
      <w:ins w:id="191" w:author="eduardo.pichler" w:date="2010-08-23T09:48:00Z">
        <w:r>
          <w:rPr>
            <w:noProof/>
          </w:rPr>
          <w:t>58</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192" w:author="eduardo.pichler" w:date="2010-08-23T09:48:00Z"/>
          <w:noProof/>
        </w:rPr>
      </w:pPr>
      <w:ins w:id="193"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"_Toc270320297"</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4.12</w:t>
        </w:r>
        <w:r>
          <w:rPr>
            <w:noProof/>
          </w:rPr>
          <w:tab/>
        </w:r>
        <w:r w:rsidRPr="006D5877">
          <w:rPr>
            <w:rStyle w:val="Hyperlink"/>
            <w:noProof/>
          </w:rPr>
          <w:t>Eclipse BIRT</w:t>
        </w:r>
        <w:r>
          <w:rPr>
            <w:noProof/>
          </w:rPr>
          <w:tab/>
        </w:r>
        <w:r>
          <w:rPr>
            <w:noProof/>
          </w:rPr>
          <w:fldChar w:fldCharType="begin"/>
        </w:r>
        <w:r>
          <w:rPr>
            <w:noProof/>
          </w:rPr>
          <w:instrText xml:space="preserve"> PAGEREF _Toc270320297 \h </w:instrText>
        </w:r>
        <w:r>
          <w:rPr>
            <w:noProof/>
          </w:rPr>
        </w:r>
      </w:ins>
      <w:r>
        <w:rPr>
          <w:noProof/>
        </w:rPr>
        <w:fldChar w:fldCharType="separate"/>
      </w:r>
      <w:ins w:id="194" w:author="eduardo.pichler" w:date="2010-08-23T09:48:00Z">
        <w:r>
          <w:rPr>
            <w:noProof/>
          </w:rPr>
          <w:t>58</w:t>
        </w:r>
        <w:r>
          <w:rPr>
            <w:noProof/>
          </w:rPr>
          <w:fldChar w:fldCharType="end"/>
        </w:r>
        <w:r w:rsidRPr="006D5877">
          <w:rPr>
            <w:rStyle w:val="Hyperlink"/>
            <w:noProof/>
          </w:rPr>
          <w:fldChar w:fldCharType="end"/>
        </w:r>
      </w:ins>
    </w:p>
    <w:p w:rsidR="005A5400" w:rsidRDefault="005A5400">
      <w:pPr>
        <w:pStyle w:val="Sumrio2"/>
        <w:tabs>
          <w:tab w:val="right" w:leader="dot" w:pos="9060"/>
        </w:tabs>
        <w:rPr>
          <w:ins w:id="195" w:author="eduardo.pichler" w:date="2010-08-23T09:48:00Z"/>
          <w:noProof/>
        </w:rPr>
      </w:pPr>
      <w:ins w:id="196"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"_Toc270320298"</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4.13</w:t>
        </w:r>
        <w:r>
          <w:rPr>
            <w:noProof/>
          </w:rPr>
          <w:tab/>
        </w:r>
        <w:r>
          <w:rPr>
            <w:noProof/>
          </w:rPr>
          <w:fldChar w:fldCharType="begin"/>
        </w:r>
        <w:r>
          <w:rPr>
            <w:noProof/>
          </w:rPr>
          <w:instrText xml:space="preserve"> PAGEREF _Toc270320298 \h </w:instrText>
        </w:r>
        <w:r>
          <w:rPr>
            <w:noProof/>
          </w:rPr>
        </w:r>
      </w:ins>
      <w:r>
        <w:rPr>
          <w:noProof/>
        </w:rPr>
        <w:fldChar w:fldCharType="separate"/>
      </w:r>
      <w:ins w:id="197" w:author="eduardo.pichler" w:date="2010-08-23T09:48:00Z">
        <w:r>
          <w:rPr>
            <w:noProof/>
          </w:rPr>
          <w:t>58</w:t>
        </w:r>
        <w:r>
          <w:rPr>
            <w:noProof/>
          </w:rPr>
          <w:fldChar w:fldCharType="end"/>
        </w:r>
        <w:r w:rsidRPr="006D5877">
          <w:rPr>
            <w:rStyle w:val="Hyperlink"/>
            <w:noProof/>
          </w:rPr>
          <w:fldChar w:fldCharType="end"/>
        </w:r>
      </w:ins>
    </w:p>
    <w:p w:rsidR="005A5400" w:rsidRDefault="005A5400">
      <w:pPr>
        <w:pStyle w:val="Sumrio1"/>
        <w:tabs>
          <w:tab w:val="left" w:pos="480"/>
          <w:tab w:val="right" w:leader="dot" w:pos="9060"/>
        </w:tabs>
        <w:rPr>
          <w:ins w:id="198" w:author="eduardo.pichler" w:date="2010-08-23T09:48:00Z"/>
          <w:noProof/>
        </w:rPr>
      </w:pPr>
      <w:ins w:id="199"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"_Toc270320299"</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5.</w:t>
        </w:r>
        <w:r>
          <w:rPr>
            <w:noProof/>
          </w:rPr>
          <w:tab/>
        </w:r>
        <w:r w:rsidRPr="006D5877">
          <w:rPr>
            <w:rStyle w:val="Hyperlink"/>
            <w:noProof/>
          </w:rPr>
          <w:t>SISTEMA</w:t>
        </w:r>
        <w:r>
          <w:rPr>
            <w:noProof/>
          </w:rPr>
          <w:tab/>
        </w:r>
        <w:r>
          <w:rPr>
            <w:noProof/>
          </w:rPr>
          <w:fldChar w:fldCharType="begin"/>
        </w:r>
        <w:r>
          <w:rPr>
            <w:noProof/>
          </w:rPr>
          <w:instrText xml:space="preserve"> PAGEREF _Toc270320299 \h </w:instrText>
        </w:r>
        <w:r>
          <w:rPr>
            <w:noProof/>
          </w:rPr>
        </w:r>
      </w:ins>
      <w:r>
        <w:rPr>
          <w:noProof/>
        </w:rPr>
        <w:fldChar w:fldCharType="separate"/>
      </w:r>
      <w:ins w:id="200" w:author="eduardo.pichler" w:date="2010-08-23T09:48:00Z">
        <w:r>
          <w:rPr>
            <w:noProof/>
          </w:rPr>
          <w:t>60</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201" w:author="eduardo.pichler" w:date="2010-08-23T09:48:00Z"/>
          <w:noProof/>
        </w:rPr>
      </w:pPr>
      <w:ins w:id="202"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"_Toc270320300"</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5.1</w:t>
        </w:r>
        <w:r>
          <w:rPr>
            <w:noProof/>
          </w:rPr>
          <w:tab/>
        </w:r>
        <w:r w:rsidRPr="006D5877">
          <w:rPr>
            <w:rStyle w:val="Hyperlink"/>
            <w:noProof/>
          </w:rPr>
          <w:t>Cadastro de Pessoas</w:t>
        </w:r>
        <w:r>
          <w:rPr>
            <w:noProof/>
          </w:rPr>
          <w:tab/>
        </w:r>
        <w:r>
          <w:rPr>
            <w:noProof/>
          </w:rPr>
          <w:fldChar w:fldCharType="begin"/>
        </w:r>
        <w:r>
          <w:rPr>
            <w:noProof/>
          </w:rPr>
          <w:instrText xml:space="preserve"> PAGEREF _Toc270320300 \h </w:instrText>
        </w:r>
        <w:r>
          <w:rPr>
            <w:noProof/>
          </w:rPr>
        </w:r>
      </w:ins>
      <w:r>
        <w:rPr>
          <w:noProof/>
        </w:rPr>
        <w:fldChar w:fldCharType="separate"/>
      </w:r>
      <w:ins w:id="203" w:author="eduardo.pichler" w:date="2010-08-23T09:48:00Z">
        <w:r>
          <w:rPr>
            <w:noProof/>
          </w:rPr>
          <w:t>60</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204" w:author="eduardo.pichler" w:date="2010-08-23T09:48:00Z"/>
          <w:noProof/>
        </w:rPr>
      </w:pPr>
      <w:ins w:id="205"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"_Toc270320301"</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5.2</w:t>
        </w:r>
        <w:r>
          <w:rPr>
            <w:noProof/>
          </w:rPr>
          <w:tab/>
        </w:r>
        <w:r w:rsidRPr="006D5877">
          <w:rPr>
            <w:rStyle w:val="Hyperlink"/>
            <w:noProof/>
          </w:rPr>
          <w:t>Cadastro de produtos</w:t>
        </w:r>
        <w:r>
          <w:rPr>
            <w:noProof/>
          </w:rPr>
          <w:tab/>
        </w:r>
        <w:r>
          <w:rPr>
            <w:noProof/>
          </w:rPr>
          <w:fldChar w:fldCharType="begin"/>
        </w:r>
        <w:r>
          <w:rPr>
            <w:noProof/>
          </w:rPr>
          <w:instrText xml:space="preserve"> PAGEREF _Toc270320301 \h </w:instrText>
        </w:r>
        <w:r>
          <w:rPr>
            <w:noProof/>
          </w:rPr>
        </w:r>
      </w:ins>
      <w:r>
        <w:rPr>
          <w:noProof/>
        </w:rPr>
        <w:fldChar w:fldCharType="separate"/>
      </w:r>
      <w:ins w:id="206" w:author="eduardo.pichler" w:date="2010-08-23T09:48:00Z">
        <w:r>
          <w:rPr>
            <w:noProof/>
          </w:rPr>
          <w:t>63</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207" w:author="eduardo.pichler" w:date="2010-08-23T09:48:00Z"/>
          <w:noProof/>
        </w:rPr>
      </w:pPr>
      <w:ins w:id="208"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"_Toc270320302"</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5.3</w:t>
        </w:r>
        <w:r>
          <w:rPr>
            <w:noProof/>
          </w:rPr>
          <w:tab/>
        </w:r>
        <w:r w:rsidRPr="006D5877">
          <w:rPr>
            <w:rStyle w:val="Hyperlink"/>
            <w:noProof/>
          </w:rPr>
          <w:t>Vendas</w:t>
        </w:r>
        <w:r>
          <w:rPr>
            <w:noProof/>
          </w:rPr>
          <w:tab/>
        </w:r>
        <w:r>
          <w:rPr>
            <w:noProof/>
          </w:rPr>
          <w:fldChar w:fldCharType="begin"/>
        </w:r>
        <w:r>
          <w:rPr>
            <w:noProof/>
          </w:rPr>
          <w:instrText xml:space="preserve"> PAGEREF _Toc270320302 \h </w:instrText>
        </w:r>
        <w:r>
          <w:rPr>
            <w:noProof/>
          </w:rPr>
        </w:r>
      </w:ins>
      <w:r>
        <w:rPr>
          <w:noProof/>
        </w:rPr>
        <w:fldChar w:fldCharType="separate"/>
      </w:r>
      <w:ins w:id="209" w:author="eduardo.pichler" w:date="2010-08-23T09:48:00Z">
        <w:r>
          <w:rPr>
            <w:noProof/>
          </w:rPr>
          <w:t>64</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210" w:author="eduardo.pichler" w:date="2010-08-23T09:48:00Z"/>
          <w:noProof/>
        </w:rPr>
      </w:pPr>
      <w:ins w:id="211"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"_Toc270320303"</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5.4</w:t>
        </w:r>
        <w:r>
          <w:rPr>
            <w:noProof/>
          </w:rPr>
          <w:tab/>
        </w:r>
        <w:r w:rsidRPr="006D5877">
          <w:rPr>
            <w:rStyle w:val="Hyperlink"/>
            <w:noProof/>
          </w:rPr>
          <w:t>Entrada de estoque</w:t>
        </w:r>
        <w:r>
          <w:rPr>
            <w:noProof/>
          </w:rPr>
          <w:tab/>
        </w:r>
        <w:r>
          <w:rPr>
            <w:noProof/>
          </w:rPr>
          <w:fldChar w:fldCharType="begin"/>
        </w:r>
        <w:r>
          <w:rPr>
            <w:noProof/>
          </w:rPr>
          <w:instrText xml:space="preserve"> PAGEREF _Toc270320303 \h </w:instrText>
        </w:r>
        <w:r>
          <w:rPr>
            <w:noProof/>
          </w:rPr>
        </w:r>
      </w:ins>
      <w:r>
        <w:rPr>
          <w:noProof/>
        </w:rPr>
        <w:fldChar w:fldCharType="separate"/>
      </w:r>
      <w:ins w:id="212" w:author="eduardo.pichler" w:date="2010-08-23T09:48:00Z">
        <w:r>
          <w:rPr>
            <w:noProof/>
          </w:rPr>
          <w:t>65</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213" w:author="eduardo.pichler" w:date="2010-08-23T09:48:00Z"/>
          <w:noProof/>
        </w:rPr>
      </w:pPr>
      <w:ins w:id="214"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"_Toc270320304"</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5.5</w:t>
        </w:r>
        <w:r>
          <w:rPr>
            <w:noProof/>
          </w:rPr>
          <w:tab/>
        </w:r>
        <w:r w:rsidRPr="006D5877">
          <w:rPr>
            <w:rStyle w:val="Hyperlink"/>
            <w:noProof/>
          </w:rPr>
          <w:t>Gerenciamento de usuários</w:t>
        </w:r>
        <w:r>
          <w:rPr>
            <w:noProof/>
          </w:rPr>
          <w:tab/>
        </w:r>
        <w:r>
          <w:rPr>
            <w:noProof/>
          </w:rPr>
          <w:fldChar w:fldCharType="begin"/>
        </w:r>
        <w:r>
          <w:rPr>
            <w:noProof/>
          </w:rPr>
          <w:instrText xml:space="preserve"> PAGEREF _Toc270320304 \h </w:instrText>
        </w:r>
        <w:r>
          <w:rPr>
            <w:noProof/>
          </w:rPr>
        </w:r>
      </w:ins>
      <w:r>
        <w:rPr>
          <w:noProof/>
        </w:rPr>
        <w:fldChar w:fldCharType="separate"/>
      </w:r>
      <w:ins w:id="215" w:author="eduardo.pichler" w:date="2010-08-23T09:48:00Z">
        <w:r>
          <w:rPr>
            <w:noProof/>
          </w:rPr>
          <w:t>65</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216" w:author="eduardo.pichler" w:date="2010-08-23T09:48:00Z"/>
          <w:noProof/>
        </w:rPr>
      </w:pPr>
      <w:ins w:id="217"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"_Toc270320305"</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5.6</w:t>
        </w:r>
        <w:r>
          <w:rPr>
            <w:noProof/>
          </w:rPr>
          <w:tab/>
        </w:r>
        <w:r w:rsidRPr="006D5877">
          <w:rPr>
            <w:rStyle w:val="Hyperlink"/>
            <w:noProof/>
          </w:rPr>
          <w:t>Relatórios</w:t>
        </w:r>
        <w:r>
          <w:rPr>
            <w:noProof/>
          </w:rPr>
          <w:tab/>
        </w:r>
        <w:r>
          <w:rPr>
            <w:noProof/>
          </w:rPr>
          <w:fldChar w:fldCharType="begin"/>
        </w:r>
        <w:r>
          <w:rPr>
            <w:noProof/>
          </w:rPr>
          <w:instrText xml:space="preserve"> PAGEREF _Toc270320305 \h </w:instrText>
        </w:r>
        <w:r>
          <w:rPr>
            <w:noProof/>
          </w:rPr>
        </w:r>
      </w:ins>
      <w:r>
        <w:rPr>
          <w:noProof/>
        </w:rPr>
        <w:fldChar w:fldCharType="separate"/>
      </w:r>
      <w:ins w:id="218" w:author="eduardo.pichler" w:date="2010-08-23T09:48:00Z">
        <w:r>
          <w:rPr>
            <w:noProof/>
          </w:rPr>
          <w:t>66</w:t>
        </w:r>
        <w:r>
          <w:rPr>
            <w:noProof/>
          </w:rPr>
          <w:fldChar w:fldCharType="end"/>
        </w:r>
        <w:r w:rsidRPr="006D5877">
          <w:rPr>
            <w:rStyle w:val="Hyperlink"/>
            <w:noProof/>
          </w:rPr>
          <w:fldChar w:fldCharType="end"/>
        </w:r>
      </w:ins>
    </w:p>
    <w:p w:rsidR="005A5400" w:rsidRDefault="005A5400">
      <w:pPr>
        <w:pStyle w:val="Sumrio2"/>
        <w:tabs>
          <w:tab w:val="left" w:pos="880"/>
          <w:tab w:val="right" w:leader="dot" w:pos="9060"/>
        </w:tabs>
        <w:rPr>
          <w:ins w:id="219" w:author="eduardo.pichler" w:date="2010-08-23T09:48:00Z"/>
          <w:noProof/>
        </w:rPr>
      </w:pPr>
      <w:ins w:id="220"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"_Toc270320306"</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5.7</w:t>
        </w:r>
        <w:r>
          <w:rPr>
            <w:noProof/>
          </w:rPr>
          <w:tab/>
        </w:r>
        <w:r w:rsidRPr="006D5877">
          <w:rPr>
            <w:rStyle w:val="Hyperlink"/>
            <w:noProof/>
          </w:rPr>
          <w:t>Web services</w:t>
        </w:r>
        <w:r>
          <w:rPr>
            <w:noProof/>
          </w:rPr>
          <w:tab/>
        </w:r>
        <w:r>
          <w:rPr>
            <w:noProof/>
          </w:rPr>
          <w:fldChar w:fldCharType="begin"/>
        </w:r>
        <w:r>
          <w:rPr>
            <w:noProof/>
          </w:rPr>
          <w:instrText xml:space="preserve"> PAGEREF _Toc270320306 \h </w:instrText>
        </w:r>
        <w:r>
          <w:rPr>
            <w:noProof/>
          </w:rPr>
        </w:r>
      </w:ins>
      <w:r>
        <w:rPr>
          <w:noProof/>
        </w:rPr>
        <w:fldChar w:fldCharType="separate"/>
      </w:r>
      <w:ins w:id="221" w:author="eduardo.pichler" w:date="2010-08-23T09:48:00Z">
        <w:r>
          <w:rPr>
            <w:noProof/>
          </w:rPr>
          <w:t>68</w:t>
        </w:r>
        <w:r>
          <w:rPr>
            <w:noProof/>
          </w:rPr>
          <w:fldChar w:fldCharType="end"/>
        </w:r>
        <w:r w:rsidRPr="006D5877">
          <w:rPr>
            <w:rStyle w:val="Hyperlink"/>
            <w:noProof/>
          </w:rPr>
          <w:fldChar w:fldCharType="end"/>
        </w:r>
      </w:ins>
    </w:p>
    <w:p w:rsidR="005A5400" w:rsidRDefault="005A5400">
      <w:pPr>
        <w:pStyle w:val="Sumrio1"/>
        <w:tabs>
          <w:tab w:val="left" w:pos="480"/>
          <w:tab w:val="right" w:leader="dot" w:pos="9060"/>
        </w:tabs>
        <w:rPr>
          <w:ins w:id="222" w:author="eduardo.pichler" w:date="2010-08-23T09:48:00Z"/>
          <w:noProof/>
        </w:rPr>
      </w:pPr>
      <w:ins w:id="223"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"_Toc270320307"</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6.</w:t>
        </w:r>
        <w:r>
          <w:rPr>
            <w:noProof/>
          </w:rPr>
          <w:tab/>
        </w:r>
        <w:r w:rsidRPr="006D5877">
          <w:rPr>
            <w:rStyle w:val="Hyperlink"/>
            <w:noProof/>
          </w:rPr>
          <w:t>CONCLUSÃO</w:t>
        </w:r>
        <w:r>
          <w:rPr>
            <w:noProof/>
          </w:rPr>
          <w:tab/>
        </w:r>
        <w:r>
          <w:rPr>
            <w:noProof/>
          </w:rPr>
          <w:fldChar w:fldCharType="begin"/>
        </w:r>
        <w:r>
          <w:rPr>
            <w:noProof/>
          </w:rPr>
          <w:instrText xml:space="preserve"> PAGEREF _Toc270320307 \h </w:instrText>
        </w:r>
        <w:r>
          <w:rPr>
            <w:noProof/>
          </w:rPr>
        </w:r>
      </w:ins>
      <w:r>
        <w:rPr>
          <w:noProof/>
        </w:rPr>
        <w:fldChar w:fldCharType="separate"/>
      </w:r>
      <w:ins w:id="224" w:author="eduardo.pichler" w:date="2010-08-23T09:48:00Z">
        <w:r>
          <w:rPr>
            <w:noProof/>
          </w:rPr>
          <w:t>70</w:t>
        </w:r>
        <w:r>
          <w:rPr>
            <w:noProof/>
          </w:rPr>
          <w:fldChar w:fldCharType="end"/>
        </w:r>
        <w:r w:rsidRPr="006D5877">
          <w:rPr>
            <w:rStyle w:val="Hyperlink"/>
            <w:noProof/>
          </w:rPr>
          <w:fldChar w:fldCharType="end"/>
        </w:r>
      </w:ins>
    </w:p>
    <w:p w:rsidR="005A5400" w:rsidRDefault="005A5400">
      <w:pPr>
        <w:pStyle w:val="Sumrio1"/>
        <w:tabs>
          <w:tab w:val="left" w:pos="480"/>
          <w:tab w:val="right" w:leader="dot" w:pos="9060"/>
        </w:tabs>
        <w:rPr>
          <w:ins w:id="225" w:author="eduardo.pichler" w:date="2010-08-23T09:48:00Z"/>
          <w:noProof/>
        </w:rPr>
      </w:pPr>
      <w:ins w:id="226" w:author="eduardo.pichler" w:date="2010-08-23T09:48:00Z">
        <w:r w:rsidRPr="006D5877">
          <w:rPr>
            <w:rStyle w:val="Hyperlink"/>
            <w:noProof/>
          </w:rPr>
          <w:fldChar w:fldCharType="begin"/>
        </w:r>
        <w:r w:rsidRPr="006D5877">
          <w:rPr>
            <w:rStyle w:val="Hyperlink"/>
            <w:noProof/>
          </w:rPr>
          <w:instrText xml:space="preserve"> </w:instrText>
        </w:r>
        <w:r>
          <w:rPr>
            <w:noProof/>
          </w:rPr>
          <w:instrText>HYPERLINK \l "_Toc270320308"</w:instrText>
        </w:r>
        <w:r w:rsidRPr="006D5877">
          <w:rPr>
            <w:rStyle w:val="Hyperlink"/>
            <w:noProof/>
          </w:rPr>
          <w:instrText xml:space="preserve"> </w:instrText>
        </w:r>
        <w:r w:rsidRPr="006D5877">
          <w:rPr>
            <w:rStyle w:val="Hyperlink"/>
            <w:noProof/>
          </w:rPr>
        </w:r>
        <w:r w:rsidRPr="006D5877">
          <w:rPr>
            <w:rStyle w:val="Hyperlink"/>
            <w:noProof/>
          </w:rPr>
          <w:fldChar w:fldCharType="separate"/>
        </w:r>
        <w:r w:rsidRPr="006D5877">
          <w:rPr>
            <w:rStyle w:val="Hyperlink"/>
            <w:noProof/>
          </w:rPr>
          <w:t>7.</w:t>
        </w:r>
        <w:r>
          <w:rPr>
            <w:noProof/>
          </w:rPr>
          <w:tab/>
        </w:r>
        <w:r w:rsidRPr="006D5877">
          <w:rPr>
            <w:rStyle w:val="Hyperlink"/>
            <w:noProof/>
          </w:rPr>
          <w:t>Bibliografia</w:t>
        </w:r>
        <w:r>
          <w:rPr>
            <w:noProof/>
          </w:rPr>
          <w:tab/>
        </w:r>
        <w:r>
          <w:rPr>
            <w:noProof/>
          </w:rPr>
          <w:fldChar w:fldCharType="begin"/>
        </w:r>
        <w:r>
          <w:rPr>
            <w:noProof/>
          </w:rPr>
          <w:instrText xml:space="preserve"> PAGEREF _Toc270320308 \h </w:instrText>
        </w:r>
        <w:r>
          <w:rPr>
            <w:noProof/>
          </w:rPr>
        </w:r>
      </w:ins>
      <w:r>
        <w:rPr>
          <w:noProof/>
        </w:rPr>
        <w:fldChar w:fldCharType="separate"/>
      </w:r>
      <w:ins w:id="227" w:author="eduardo.pichler" w:date="2010-08-23T09:48:00Z">
        <w:r>
          <w:rPr>
            <w:noProof/>
          </w:rPr>
          <w:t>72</w:t>
        </w:r>
        <w:r>
          <w:rPr>
            <w:noProof/>
          </w:rPr>
          <w:fldChar w:fldCharType="end"/>
        </w:r>
        <w:r w:rsidRPr="006D5877">
          <w:rPr>
            <w:rStyle w:val="Hyperlink"/>
            <w:noProof/>
          </w:rPr>
          <w:fldChar w:fldCharType="end"/>
        </w:r>
      </w:ins>
    </w:p>
    <w:p w:rsidR="00DD7857" w:rsidDel="005A5400" w:rsidRDefault="008A7D50">
      <w:pPr>
        <w:pStyle w:val="Contents1"/>
        <w:tabs>
          <w:tab w:val="clear" w:pos="709"/>
          <w:tab w:val="right" w:leader="dot" w:pos="9070"/>
        </w:tabs>
        <w:rPr>
          <w:del w:id="228" w:author="eduardo.pichler" w:date="2010-08-23T09:48:00Z"/>
          <w:noProof/>
        </w:rPr>
      </w:pPr>
      <w:del w:id="229" w:author="eduardo.pichler" w:date="2010-08-23T09:48:00Z">
        <w:r w:rsidDel="005A5400">
          <w:rPr>
            <w:noProof/>
          </w:rPr>
          <w:delText>1.INTRODUÇÃO</w:delText>
        </w:r>
        <w:r w:rsidDel="005A5400">
          <w:rPr>
            <w:noProof/>
          </w:rPr>
          <w:tab/>
          <w:delText>1</w:delText>
        </w:r>
      </w:del>
    </w:p>
    <w:p w:rsidR="00DD7857" w:rsidDel="005A5400" w:rsidRDefault="008A7D50">
      <w:pPr>
        <w:pStyle w:val="Contents2"/>
        <w:tabs>
          <w:tab w:val="clear" w:pos="709"/>
          <w:tab w:val="right" w:leader="dot" w:pos="9070"/>
        </w:tabs>
        <w:rPr>
          <w:del w:id="230" w:author="eduardo.pichler" w:date="2010-08-23T09:48:00Z"/>
          <w:noProof/>
        </w:rPr>
      </w:pPr>
      <w:del w:id="231" w:author="eduardo.pichler" w:date="2010-08-23T09:48:00Z">
        <w:r w:rsidDel="005A5400">
          <w:rPr>
            <w:noProof/>
          </w:rPr>
          <w:delText>1.1Justificativa</w:delText>
        </w:r>
        <w:r w:rsidDel="005A5400">
          <w:rPr>
            <w:noProof/>
          </w:rPr>
          <w:tab/>
          <w:delText>1</w:delText>
        </w:r>
      </w:del>
    </w:p>
    <w:p w:rsidR="00DD7857" w:rsidDel="005A5400" w:rsidRDefault="008A7D50">
      <w:pPr>
        <w:pStyle w:val="Contents2"/>
        <w:tabs>
          <w:tab w:val="clear" w:pos="709"/>
          <w:tab w:val="right" w:leader="dot" w:pos="9070"/>
        </w:tabs>
        <w:rPr>
          <w:del w:id="232" w:author="eduardo.pichler" w:date="2010-08-23T09:48:00Z"/>
          <w:noProof/>
        </w:rPr>
      </w:pPr>
      <w:del w:id="233" w:author="eduardo.pichler" w:date="2010-08-23T09:48:00Z">
        <w:r w:rsidDel="005A5400">
          <w:rPr>
            <w:noProof/>
          </w:rPr>
          <w:delText>1.2Objetivos</w:delText>
        </w:r>
        <w:r w:rsidDel="005A5400">
          <w:rPr>
            <w:noProof/>
          </w:rPr>
          <w:tab/>
          <w:delText>3</w:delText>
        </w:r>
      </w:del>
    </w:p>
    <w:p w:rsidR="00DD7857" w:rsidDel="005A5400" w:rsidRDefault="008A7D50">
      <w:pPr>
        <w:pStyle w:val="Contents3"/>
        <w:tabs>
          <w:tab w:val="clear" w:pos="709"/>
          <w:tab w:val="right" w:leader="dot" w:pos="9070"/>
        </w:tabs>
        <w:rPr>
          <w:del w:id="234" w:author="eduardo.pichler" w:date="2010-08-23T09:48:00Z"/>
          <w:noProof/>
        </w:rPr>
      </w:pPr>
      <w:del w:id="235" w:author="eduardo.pichler" w:date="2010-08-23T09:48:00Z">
        <w:r w:rsidDel="005A5400">
          <w:rPr>
            <w:noProof/>
          </w:rPr>
          <w:delText>1.2.1Geral</w:delText>
        </w:r>
        <w:r w:rsidDel="005A5400">
          <w:rPr>
            <w:noProof/>
          </w:rPr>
          <w:tab/>
          <w:delText>3</w:delText>
        </w:r>
      </w:del>
    </w:p>
    <w:p w:rsidR="00DD7857" w:rsidDel="005A5400" w:rsidRDefault="008A7D50">
      <w:pPr>
        <w:pStyle w:val="Contents3"/>
        <w:tabs>
          <w:tab w:val="clear" w:pos="709"/>
          <w:tab w:val="right" w:leader="dot" w:pos="9070"/>
        </w:tabs>
        <w:rPr>
          <w:del w:id="236" w:author="eduardo.pichler" w:date="2010-08-23T09:48:00Z"/>
          <w:noProof/>
        </w:rPr>
      </w:pPr>
      <w:del w:id="237" w:author="eduardo.pichler" w:date="2010-08-23T09:48:00Z">
        <w:r w:rsidDel="005A5400">
          <w:rPr>
            <w:noProof/>
          </w:rPr>
          <w:delText>1.2.2Específicos</w:delText>
        </w:r>
        <w:r w:rsidDel="005A5400">
          <w:rPr>
            <w:noProof/>
          </w:rPr>
          <w:tab/>
          <w:delText>3</w:delText>
        </w:r>
      </w:del>
    </w:p>
    <w:p w:rsidR="00DD7857" w:rsidDel="005A5400" w:rsidRDefault="008A7D50">
      <w:pPr>
        <w:pStyle w:val="Contents1"/>
        <w:tabs>
          <w:tab w:val="clear" w:pos="709"/>
          <w:tab w:val="right" w:leader="dot" w:pos="9070"/>
        </w:tabs>
        <w:rPr>
          <w:del w:id="238" w:author="eduardo.pichler" w:date="2010-08-23T09:48:00Z"/>
          <w:noProof/>
        </w:rPr>
      </w:pPr>
      <w:del w:id="239" w:author="eduardo.pichler" w:date="2010-08-23T09:48:00Z">
        <w:r w:rsidDel="005A5400">
          <w:rPr>
            <w:noProof/>
          </w:rPr>
          <w:delText>2.TECNOLOGIAS</w:delText>
        </w:r>
        <w:r w:rsidDel="005A5400">
          <w:rPr>
            <w:noProof/>
          </w:rPr>
          <w:tab/>
          <w:delText>3</w:delText>
        </w:r>
      </w:del>
    </w:p>
    <w:p w:rsidR="00DD7857" w:rsidDel="005A5400" w:rsidRDefault="008A7D50">
      <w:pPr>
        <w:pStyle w:val="Contents2"/>
        <w:tabs>
          <w:tab w:val="clear" w:pos="709"/>
          <w:tab w:val="right" w:leader="dot" w:pos="9070"/>
        </w:tabs>
        <w:rPr>
          <w:del w:id="240" w:author="eduardo.pichler" w:date="2010-08-23T09:48:00Z"/>
          <w:noProof/>
        </w:rPr>
      </w:pPr>
      <w:del w:id="241" w:author="eduardo.pichler" w:date="2010-08-23T09:48:00Z">
        <w:r w:rsidDel="005A5400">
          <w:rPr>
            <w:noProof/>
          </w:rPr>
          <w:delText>2.1Java</w:delText>
        </w:r>
        <w:r w:rsidDel="005A5400">
          <w:rPr>
            <w:noProof/>
          </w:rPr>
          <w:tab/>
          <w:delText>3</w:delText>
        </w:r>
      </w:del>
    </w:p>
    <w:p w:rsidR="00DD7857" w:rsidDel="005A5400" w:rsidRDefault="008A7D50">
      <w:pPr>
        <w:pStyle w:val="Contents3"/>
        <w:tabs>
          <w:tab w:val="clear" w:pos="709"/>
          <w:tab w:val="right" w:leader="dot" w:pos="9070"/>
        </w:tabs>
        <w:rPr>
          <w:del w:id="242" w:author="eduardo.pichler" w:date="2010-08-23T09:48:00Z"/>
          <w:noProof/>
        </w:rPr>
      </w:pPr>
      <w:del w:id="243" w:author="eduardo.pichler" w:date="2010-08-23T09:48:00Z">
        <w:r w:rsidDel="005A5400">
          <w:rPr>
            <w:noProof/>
          </w:rPr>
          <w:delText>2.1.1Características da linguagem</w:delText>
        </w:r>
        <w:r w:rsidDel="005A5400">
          <w:rPr>
            <w:noProof/>
          </w:rPr>
          <w:tab/>
          <w:delText>6</w:delText>
        </w:r>
      </w:del>
    </w:p>
    <w:p w:rsidR="00DD7857" w:rsidDel="005A5400" w:rsidRDefault="008A7D50">
      <w:pPr>
        <w:pStyle w:val="Contents2"/>
        <w:tabs>
          <w:tab w:val="clear" w:pos="709"/>
          <w:tab w:val="right" w:leader="dot" w:pos="9070"/>
        </w:tabs>
        <w:rPr>
          <w:del w:id="244" w:author="eduardo.pichler" w:date="2010-08-23T09:48:00Z"/>
          <w:noProof/>
        </w:rPr>
      </w:pPr>
      <w:del w:id="245" w:author="eduardo.pichler" w:date="2010-08-23T09:48:00Z">
        <w:r w:rsidDel="005A5400">
          <w:rPr>
            <w:noProof/>
          </w:rPr>
          <w:delText>2.2JDeveloper 10g</w:delText>
        </w:r>
        <w:r w:rsidDel="005A5400">
          <w:rPr>
            <w:noProof/>
          </w:rPr>
          <w:tab/>
          <w:delText>11</w:delText>
        </w:r>
      </w:del>
    </w:p>
    <w:p w:rsidR="00DD7857" w:rsidDel="005A5400" w:rsidRDefault="008A7D50">
      <w:pPr>
        <w:pStyle w:val="Contents3"/>
        <w:tabs>
          <w:tab w:val="clear" w:pos="709"/>
          <w:tab w:val="right" w:leader="dot" w:pos="9070"/>
        </w:tabs>
        <w:rPr>
          <w:del w:id="246" w:author="eduardo.pichler" w:date="2010-08-23T09:48:00Z"/>
          <w:noProof/>
        </w:rPr>
      </w:pPr>
      <w:del w:id="247" w:author="eduardo.pichler" w:date="2010-08-23T09:48:00Z">
        <w:r w:rsidDel="005A5400">
          <w:rPr>
            <w:noProof/>
          </w:rPr>
          <w:delText>2.2.1Desenvolvimento colaborativo em equipe</w:delText>
        </w:r>
        <w:r w:rsidDel="005A5400">
          <w:rPr>
            <w:noProof/>
          </w:rPr>
          <w:tab/>
          <w:delText>12</w:delText>
        </w:r>
      </w:del>
    </w:p>
    <w:p w:rsidR="00DD7857" w:rsidDel="005A5400" w:rsidRDefault="008A7D50">
      <w:pPr>
        <w:pStyle w:val="Contents3"/>
        <w:tabs>
          <w:tab w:val="clear" w:pos="709"/>
          <w:tab w:val="right" w:leader="dot" w:pos="9070"/>
        </w:tabs>
        <w:rPr>
          <w:del w:id="248" w:author="eduardo.pichler" w:date="2010-08-23T09:48:00Z"/>
          <w:noProof/>
        </w:rPr>
      </w:pPr>
      <w:del w:id="249" w:author="eduardo.pichler" w:date="2010-08-23T09:48:00Z">
        <w:r w:rsidDel="005A5400">
          <w:rPr>
            <w:noProof/>
          </w:rPr>
          <w:delText>2.2.2Codificação e Navegação</w:delText>
        </w:r>
        <w:r w:rsidDel="005A5400">
          <w:rPr>
            <w:noProof/>
          </w:rPr>
          <w:tab/>
          <w:delText>12</w:delText>
        </w:r>
      </w:del>
    </w:p>
    <w:p w:rsidR="00DD7857" w:rsidDel="005A5400" w:rsidRDefault="008A7D50">
      <w:pPr>
        <w:pStyle w:val="Contents3"/>
        <w:tabs>
          <w:tab w:val="clear" w:pos="709"/>
          <w:tab w:val="right" w:leader="dot" w:pos="9070"/>
        </w:tabs>
        <w:rPr>
          <w:del w:id="250" w:author="eduardo.pichler" w:date="2010-08-23T09:48:00Z"/>
          <w:noProof/>
        </w:rPr>
      </w:pPr>
      <w:del w:id="251" w:author="eduardo.pichler" w:date="2010-08-23T09:48:00Z">
        <w:r w:rsidDel="005A5400">
          <w:rPr>
            <w:noProof/>
          </w:rPr>
          <w:delText>2.2.3Integração com tecnologias Open Source</w:delText>
        </w:r>
        <w:r w:rsidDel="005A5400">
          <w:rPr>
            <w:noProof/>
          </w:rPr>
          <w:tab/>
          <w:delText>14</w:delText>
        </w:r>
      </w:del>
    </w:p>
    <w:p w:rsidR="00DD7857" w:rsidDel="005A5400" w:rsidRDefault="008A7D50">
      <w:pPr>
        <w:pStyle w:val="Contents3"/>
        <w:tabs>
          <w:tab w:val="clear" w:pos="709"/>
          <w:tab w:val="right" w:leader="dot" w:pos="9070"/>
        </w:tabs>
        <w:rPr>
          <w:del w:id="252" w:author="eduardo.pichler" w:date="2010-08-23T09:48:00Z"/>
          <w:noProof/>
        </w:rPr>
      </w:pPr>
      <w:del w:id="253" w:author="eduardo.pichler" w:date="2010-08-23T09:48:00Z">
        <w:r w:rsidDel="005A5400">
          <w:rPr>
            <w:noProof/>
          </w:rPr>
          <w:delText>2.2.4Desenvolvimento de Extensões</w:delText>
        </w:r>
        <w:r w:rsidDel="005A5400">
          <w:rPr>
            <w:noProof/>
          </w:rPr>
          <w:tab/>
          <w:delText>14</w:delText>
        </w:r>
      </w:del>
    </w:p>
    <w:p w:rsidR="00DD7857" w:rsidDel="005A5400" w:rsidRDefault="008A7D50">
      <w:pPr>
        <w:pStyle w:val="Contents3"/>
        <w:tabs>
          <w:tab w:val="clear" w:pos="709"/>
          <w:tab w:val="right" w:leader="dot" w:pos="9070"/>
        </w:tabs>
        <w:rPr>
          <w:del w:id="254" w:author="eduardo.pichler" w:date="2010-08-23T09:48:00Z"/>
          <w:noProof/>
        </w:rPr>
      </w:pPr>
      <w:del w:id="255" w:author="eduardo.pichler" w:date="2010-08-23T09:48:00Z">
        <w:r w:rsidDel="005A5400">
          <w:rPr>
            <w:noProof/>
          </w:rPr>
          <w:delText>2.2.5Desenvolvimento J2EE</w:delText>
        </w:r>
        <w:r w:rsidDel="005A5400">
          <w:rPr>
            <w:noProof/>
          </w:rPr>
          <w:tab/>
          <w:delText>15</w:delText>
        </w:r>
      </w:del>
    </w:p>
    <w:p w:rsidR="00DD7857" w:rsidDel="005A5400" w:rsidRDefault="008A7D50">
      <w:pPr>
        <w:pStyle w:val="Contents3"/>
        <w:tabs>
          <w:tab w:val="clear" w:pos="709"/>
          <w:tab w:val="right" w:leader="dot" w:pos="9070"/>
        </w:tabs>
        <w:rPr>
          <w:del w:id="256" w:author="eduardo.pichler" w:date="2010-08-23T09:48:00Z"/>
          <w:noProof/>
        </w:rPr>
      </w:pPr>
      <w:del w:id="257" w:author="eduardo.pichler" w:date="2010-08-23T09:48:00Z">
        <w:r w:rsidDel="005A5400">
          <w:rPr>
            <w:noProof/>
          </w:rPr>
          <w:delText xml:space="preserve">2.2.6Modelagem </w:delText>
        </w:r>
        <w:r w:rsidDel="005A5400">
          <w:rPr>
            <w:noProof/>
          </w:rPr>
          <w:tab/>
          <w:delText>15</w:delText>
        </w:r>
      </w:del>
    </w:p>
    <w:p w:rsidR="00DD7857" w:rsidDel="005A5400" w:rsidRDefault="008A7D50">
      <w:pPr>
        <w:pStyle w:val="Contents3"/>
        <w:tabs>
          <w:tab w:val="clear" w:pos="709"/>
          <w:tab w:val="right" w:leader="dot" w:pos="9070"/>
        </w:tabs>
        <w:rPr>
          <w:del w:id="258" w:author="eduardo.pichler" w:date="2010-08-23T09:48:00Z"/>
          <w:noProof/>
        </w:rPr>
      </w:pPr>
      <w:del w:id="259" w:author="eduardo.pichler" w:date="2010-08-23T09:48:00Z">
        <w:r w:rsidDel="005A5400">
          <w:rPr>
            <w:noProof/>
          </w:rPr>
          <w:delText>2.2.7Desenvolvimento do banco de dados</w:delText>
        </w:r>
        <w:r w:rsidDel="005A5400">
          <w:rPr>
            <w:noProof/>
          </w:rPr>
          <w:tab/>
          <w:delText>15</w:delText>
        </w:r>
      </w:del>
    </w:p>
    <w:p w:rsidR="00DD7857" w:rsidDel="005A5400" w:rsidRDefault="008A7D50">
      <w:pPr>
        <w:pStyle w:val="Contents2"/>
        <w:tabs>
          <w:tab w:val="clear" w:pos="709"/>
          <w:tab w:val="right" w:leader="dot" w:pos="9070"/>
        </w:tabs>
        <w:rPr>
          <w:del w:id="260" w:author="eduardo.pichler" w:date="2010-08-23T09:48:00Z"/>
          <w:noProof/>
        </w:rPr>
      </w:pPr>
      <w:del w:id="261" w:author="eduardo.pichler" w:date="2010-08-23T09:48:00Z">
        <w:r w:rsidDel="005A5400">
          <w:rPr>
            <w:noProof/>
          </w:rPr>
          <w:delText xml:space="preserve">2.3Web services </w:delText>
        </w:r>
        <w:r w:rsidDel="005A5400">
          <w:rPr>
            <w:noProof/>
          </w:rPr>
          <w:tab/>
          <w:delText>16</w:delText>
        </w:r>
      </w:del>
    </w:p>
    <w:p w:rsidR="00DD7857" w:rsidDel="005A5400" w:rsidRDefault="008A7D50">
      <w:pPr>
        <w:pStyle w:val="Contents3"/>
        <w:tabs>
          <w:tab w:val="clear" w:pos="709"/>
          <w:tab w:val="right" w:leader="dot" w:pos="9070"/>
        </w:tabs>
        <w:rPr>
          <w:del w:id="262" w:author="eduardo.pichler" w:date="2010-08-23T09:48:00Z"/>
          <w:noProof/>
        </w:rPr>
      </w:pPr>
      <w:del w:id="263" w:author="eduardo.pichler" w:date="2010-08-23T09:48:00Z">
        <w:r w:rsidDel="005A5400">
          <w:rPr>
            <w:noProof/>
          </w:rPr>
          <w:delText>2.3.1O Protocolo SOAP</w:delText>
        </w:r>
        <w:r w:rsidDel="005A5400">
          <w:rPr>
            <w:noProof/>
          </w:rPr>
          <w:tab/>
          <w:delText>16</w:delText>
        </w:r>
      </w:del>
    </w:p>
    <w:p w:rsidR="00DD7857" w:rsidDel="005A5400" w:rsidRDefault="008A7D50">
      <w:pPr>
        <w:pStyle w:val="Contents3"/>
        <w:tabs>
          <w:tab w:val="clear" w:pos="709"/>
          <w:tab w:val="right" w:leader="dot" w:pos="9070"/>
        </w:tabs>
        <w:rPr>
          <w:del w:id="264" w:author="eduardo.pichler" w:date="2010-08-23T09:48:00Z"/>
          <w:noProof/>
        </w:rPr>
      </w:pPr>
      <w:del w:id="265" w:author="eduardo.pichler" w:date="2010-08-23T09:48:00Z">
        <w:r w:rsidDel="005A5400">
          <w:rPr>
            <w:noProof/>
          </w:rPr>
          <w:delText>2.3.2WSDL, o arquivo descritor</w:delText>
        </w:r>
        <w:r w:rsidDel="005A5400">
          <w:rPr>
            <w:noProof/>
          </w:rPr>
          <w:tab/>
          <w:delText>17</w:delText>
        </w:r>
      </w:del>
    </w:p>
    <w:p w:rsidR="00DD7857" w:rsidDel="005A5400" w:rsidRDefault="008A7D50">
      <w:pPr>
        <w:pStyle w:val="Contents3"/>
        <w:tabs>
          <w:tab w:val="clear" w:pos="709"/>
          <w:tab w:val="right" w:leader="dot" w:pos="9070"/>
        </w:tabs>
        <w:rPr>
          <w:del w:id="266" w:author="eduardo.pichler" w:date="2010-08-23T09:48:00Z"/>
          <w:noProof/>
        </w:rPr>
      </w:pPr>
      <w:del w:id="267" w:author="eduardo.pichler" w:date="2010-08-23T09:48:00Z">
        <w:r w:rsidDel="005A5400">
          <w:rPr>
            <w:noProof/>
          </w:rPr>
          <w:delText>2.3.3UDDI</w:delText>
        </w:r>
        <w:r w:rsidDel="005A5400">
          <w:rPr>
            <w:noProof/>
          </w:rPr>
          <w:tab/>
          <w:delText>17</w:delText>
        </w:r>
      </w:del>
    </w:p>
    <w:p w:rsidR="00DD7857" w:rsidDel="005A5400" w:rsidRDefault="008A7D50">
      <w:pPr>
        <w:pStyle w:val="Contents2"/>
        <w:tabs>
          <w:tab w:val="clear" w:pos="709"/>
          <w:tab w:val="right" w:leader="dot" w:pos="9070"/>
        </w:tabs>
        <w:rPr>
          <w:del w:id="268" w:author="eduardo.pichler" w:date="2010-08-23T09:48:00Z"/>
          <w:noProof/>
        </w:rPr>
      </w:pPr>
      <w:del w:id="269" w:author="eduardo.pichler" w:date="2010-08-23T09:48:00Z">
        <w:r w:rsidDel="005A5400">
          <w:rPr>
            <w:noProof/>
          </w:rPr>
          <w:delText>2.4Eclipse BIRT</w:delText>
        </w:r>
        <w:r w:rsidDel="005A5400">
          <w:rPr>
            <w:noProof/>
          </w:rPr>
          <w:tab/>
          <w:delText>18</w:delText>
        </w:r>
      </w:del>
    </w:p>
    <w:p w:rsidR="00DD7857" w:rsidDel="005A5400" w:rsidRDefault="008A7D50">
      <w:pPr>
        <w:pStyle w:val="Contents3"/>
        <w:tabs>
          <w:tab w:val="clear" w:pos="709"/>
          <w:tab w:val="right" w:leader="dot" w:pos="9070"/>
        </w:tabs>
        <w:rPr>
          <w:del w:id="270" w:author="eduardo.pichler" w:date="2010-08-23T09:48:00Z"/>
          <w:noProof/>
        </w:rPr>
      </w:pPr>
      <w:del w:id="271" w:author="eduardo.pichler" w:date="2010-08-23T09:48:00Z">
        <w:r w:rsidDel="005A5400">
          <w:rPr>
            <w:noProof/>
          </w:rPr>
          <w:delText>2.4.1O que é</w:delText>
        </w:r>
        <w:r w:rsidDel="005A5400">
          <w:rPr>
            <w:noProof/>
          </w:rPr>
          <w:tab/>
          <w:delText>19</w:delText>
        </w:r>
      </w:del>
    </w:p>
    <w:p w:rsidR="00DD7857" w:rsidDel="005A5400" w:rsidRDefault="008A7D50">
      <w:pPr>
        <w:pStyle w:val="Contents3"/>
        <w:tabs>
          <w:tab w:val="clear" w:pos="709"/>
          <w:tab w:val="right" w:leader="dot" w:pos="9070"/>
        </w:tabs>
        <w:rPr>
          <w:del w:id="272" w:author="eduardo.pichler" w:date="2010-08-23T09:48:00Z"/>
          <w:noProof/>
        </w:rPr>
      </w:pPr>
      <w:del w:id="273" w:author="eduardo.pichler" w:date="2010-08-23T09:48:00Z">
        <w:r w:rsidDel="005A5400">
          <w:rPr>
            <w:noProof/>
          </w:rPr>
          <w:delText>2.4.2A anatomia de um relatório</w:delText>
        </w:r>
        <w:r w:rsidDel="005A5400">
          <w:rPr>
            <w:noProof/>
          </w:rPr>
          <w:tab/>
          <w:delText>19</w:delText>
        </w:r>
      </w:del>
    </w:p>
    <w:p w:rsidR="00DD7857" w:rsidDel="005A5400" w:rsidRDefault="008A7D50">
      <w:pPr>
        <w:pStyle w:val="Contents2"/>
        <w:tabs>
          <w:tab w:val="clear" w:pos="709"/>
          <w:tab w:val="right" w:leader="dot" w:pos="9070"/>
        </w:tabs>
        <w:rPr>
          <w:del w:id="274" w:author="eduardo.pichler" w:date="2010-08-23T09:48:00Z"/>
          <w:noProof/>
        </w:rPr>
      </w:pPr>
      <w:del w:id="275" w:author="eduardo.pichler" w:date="2010-08-23T09:48:00Z">
        <w:r w:rsidDel="005A5400">
          <w:rPr>
            <w:noProof/>
          </w:rPr>
          <w:delText>2.5JUnit</w:delText>
        </w:r>
        <w:r w:rsidDel="005A5400">
          <w:rPr>
            <w:noProof/>
          </w:rPr>
          <w:tab/>
          <w:delText>20</w:delText>
        </w:r>
      </w:del>
    </w:p>
    <w:p w:rsidR="00DD7857" w:rsidDel="005A5400" w:rsidRDefault="008A7D50">
      <w:pPr>
        <w:pStyle w:val="Contents3"/>
        <w:tabs>
          <w:tab w:val="clear" w:pos="709"/>
          <w:tab w:val="right" w:leader="dot" w:pos="9070"/>
        </w:tabs>
        <w:rPr>
          <w:del w:id="276" w:author="eduardo.pichler" w:date="2010-08-23T09:48:00Z"/>
          <w:noProof/>
        </w:rPr>
      </w:pPr>
      <w:del w:id="277" w:author="eduardo.pichler" w:date="2010-08-23T09:48:00Z">
        <w:r w:rsidDel="005A5400">
          <w:rPr>
            <w:noProof/>
          </w:rPr>
          <w:delText>2.5.1Testes unitários</w:delText>
        </w:r>
        <w:r w:rsidDel="005A5400">
          <w:rPr>
            <w:noProof/>
          </w:rPr>
          <w:tab/>
          <w:delText>21</w:delText>
        </w:r>
      </w:del>
    </w:p>
    <w:p w:rsidR="00DD7857" w:rsidDel="005A5400" w:rsidRDefault="008A7D50">
      <w:pPr>
        <w:pStyle w:val="Contents2"/>
        <w:tabs>
          <w:tab w:val="clear" w:pos="709"/>
          <w:tab w:val="right" w:leader="dot" w:pos="9070"/>
        </w:tabs>
        <w:rPr>
          <w:del w:id="278" w:author="eduardo.pichler" w:date="2010-08-23T09:48:00Z"/>
          <w:noProof/>
        </w:rPr>
      </w:pPr>
      <w:del w:id="279" w:author="eduardo.pichler" w:date="2010-08-23T09:48:00Z">
        <w:r w:rsidDel="005A5400">
          <w:rPr>
            <w:noProof/>
          </w:rPr>
          <w:delText>2.6Log4j</w:delText>
        </w:r>
        <w:r w:rsidDel="005A5400">
          <w:rPr>
            <w:noProof/>
          </w:rPr>
          <w:tab/>
          <w:delText>21</w:delText>
        </w:r>
      </w:del>
    </w:p>
    <w:p w:rsidR="00DD7857" w:rsidDel="005A5400" w:rsidRDefault="008A7D50">
      <w:pPr>
        <w:pStyle w:val="Contents3"/>
        <w:tabs>
          <w:tab w:val="clear" w:pos="709"/>
          <w:tab w:val="right" w:leader="dot" w:pos="9070"/>
        </w:tabs>
        <w:rPr>
          <w:del w:id="280" w:author="eduardo.pichler" w:date="2010-08-23T09:48:00Z"/>
          <w:noProof/>
        </w:rPr>
      </w:pPr>
      <w:del w:id="281" w:author="eduardo.pichler" w:date="2010-08-23T09:48:00Z">
        <w:r w:rsidDel="005A5400">
          <w:rPr>
            <w:noProof/>
          </w:rPr>
          <w:delText>2.6.1Estrutura</w:delText>
        </w:r>
        <w:r w:rsidDel="005A5400">
          <w:rPr>
            <w:noProof/>
          </w:rPr>
          <w:tab/>
          <w:delText>21</w:delText>
        </w:r>
      </w:del>
    </w:p>
    <w:p w:rsidR="00DD7857" w:rsidDel="005A5400" w:rsidRDefault="008A7D50">
      <w:pPr>
        <w:pStyle w:val="Contents3"/>
        <w:tabs>
          <w:tab w:val="clear" w:pos="709"/>
          <w:tab w:val="right" w:leader="dot" w:pos="9070"/>
        </w:tabs>
        <w:rPr>
          <w:del w:id="282" w:author="eduardo.pichler" w:date="2010-08-23T09:48:00Z"/>
          <w:noProof/>
        </w:rPr>
      </w:pPr>
      <w:del w:id="283" w:author="eduardo.pichler" w:date="2010-08-23T09:48:00Z">
        <w:r w:rsidDel="005A5400">
          <w:rPr>
            <w:noProof/>
          </w:rPr>
          <w:delText>2.6.2Logger</w:delText>
        </w:r>
        <w:r w:rsidDel="005A5400">
          <w:rPr>
            <w:noProof/>
          </w:rPr>
          <w:tab/>
          <w:delText>22</w:delText>
        </w:r>
      </w:del>
    </w:p>
    <w:p w:rsidR="00DD7857" w:rsidDel="005A5400" w:rsidRDefault="008A7D50">
      <w:pPr>
        <w:pStyle w:val="Contents3"/>
        <w:tabs>
          <w:tab w:val="clear" w:pos="709"/>
          <w:tab w:val="right" w:leader="dot" w:pos="9070"/>
        </w:tabs>
        <w:rPr>
          <w:del w:id="284" w:author="eduardo.pichler" w:date="2010-08-23T09:48:00Z"/>
          <w:noProof/>
        </w:rPr>
      </w:pPr>
      <w:del w:id="285" w:author="eduardo.pichler" w:date="2010-08-23T09:48:00Z">
        <w:r w:rsidDel="005A5400">
          <w:rPr>
            <w:noProof/>
          </w:rPr>
          <w:delText>2.6.3Appender</w:delText>
        </w:r>
        <w:r w:rsidDel="005A5400">
          <w:rPr>
            <w:noProof/>
          </w:rPr>
          <w:tab/>
          <w:delText>22</w:delText>
        </w:r>
      </w:del>
    </w:p>
    <w:p w:rsidR="00DD7857" w:rsidDel="005A5400" w:rsidRDefault="008A7D50">
      <w:pPr>
        <w:pStyle w:val="Contents3"/>
        <w:tabs>
          <w:tab w:val="clear" w:pos="709"/>
          <w:tab w:val="right" w:leader="dot" w:pos="9070"/>
        </w:tabs>
        <w:rPr>
          <w:del w:id="286" w:author="eduardo.pichler" w:date="2010-08-23T09:48:00Z"/>
          <w:noProof/>
        </w:rPr>
      </w:pPr>
      <w:del w:id="287" w:author="eduardo.pichler" w:date="2010-08-23T09:48:00Z">
        <w:r w:rsidDel="005A5400">
          <w:rPr>
            <w:noProof/>
          </w:rPr>
          <w:delText>2.6.4Layout</w:delText>
        </w:r>
        <w:r w:rsidDel="005A5400">
          <w:rPr>
            <w:noProof/>
          </w:rPr>
          <w:tab/>
          <w:delText>22</w:delText>
        </w:r>
      </w:del>
    </w:p>
    <w:p w:rsidR="00DD7857" w:rsidDel="005A5400" w:rsidRDefault="008A7D50">
      <w:pPr>
        <w:pStyle w:val="Contents2"/>
        <w:tabs>
          <w:tab w:val="clear" w:pos="709"/>
          <w:tab w:val="right" w:leader="dot" w:pos="9070"/>
        </w:tabs>
        <w:rPr>
          <w:del w:id="288" w:author="eduardo.pichler" w:date="2010-08-23T09:48:00Z"/>
          <w:noProof/>
        </w:rPr>
      </w:pPr>
      <w:del w:id="289" w:author="eduardo.pichler" w:date="2010-08-23T09:48:00Z">
        <w:r w:rsidDel="005A5400">
          <w:rPr>
            <w:noProof/>
          </w:rPr>
          <w:delText>2.7Oracle XE 10g</w:delText>
        </w:r>
        <w:r w:rsidDel="005A5400">
          <w:rPr>
            <w:noProof/>
          </w:rPr>
          <w:tab/>
          <w:delText>22</w:delText>
        </w:r>
      </w:del>
    </w:p>
    <w:p w:rsidR="00DD7857" w:rsidDel="005A5400" w:rsidRDefault="008A7D50">
      <w:pPr>
        <w:pStyle w:val="Contents2"/>
        <w:tabs>
          <w:tab w:val="clear" w:pos="709"/>
          <w:tab w:val="right" w:leader="dot" w:pos="9070"/>
        </w:tabs>
        <w:rPr>
          <w:del w:id="290" w:author="eduardo.pichler" w:date="2010-08-23T09:48:00Z"/>
          <w:noProof/>
        </w:rPr>
      </w:pPr>
      <w:del w:id="291" w:author="eduardo.pichler" w:date="2010-08-23T09:48:00Z">
        <w:r w:rsidDel="005A5400">
          <w:rPr>
            <w:noProof/>
          </w:rPr>
          <w:delText>2.8Hibernate</w:delText>
        </w:r>
        <w:r w:rsidDel="005A5400">
          <w:rPr>
            <w:noProof/>
          </w:rPr>
          <w:tab/>
          <w:delText>24</w:delText>
        </w:r>
      </w:del>
    </w:p>
    <w:p w:rsidR="00DD7857" w:rsidDel="005A5400" w:rsidRDefault="008A7D50">
      <w:pPr>
        <w:pStyle w:val="Contents3"/>
        <w:tabs>
          <w:tab w:val="clear" w:pos="709"/>
          <w:tab w:val="right" w:leader="dot" w:pos="9070"/>
        </w:tabs>
        <w:rPr>
          <w:del w:id="292" w:author="eduardo.pichler" w:date="2010-08-23T09:48:00Z"/>
          <w:noProof/>
        </w:rPr>
      </w:pPr>
      <w:del w:id="293" w:author="eduardo.pichler" w:date="2010-08-23T09:48:00Z">
        <w:r w:rsidDel="005A5400">
          <w:rPr>
            <w:noProof/>
          </w:rPr>
          <w:delText>2.8.1Mapeamento Objeto-Relacional</w:delText>
        </w:r>
        <w:r w:rsidDel="005A5400">
          <w:rPr>
            <w:noProof/>
          </w:rPr>
          <w:tab/>
          <w:delText>24</w:delText>
        </w:r>
      </w:del>
    </w:p>
    <w:p w:rsidR="00DD7857" w:rsidDel="005A5400" w:rsidRDefault="008A7D50">
      <w:pPr>
        <w:pStyle w:val="Contents3"/>
        <w:tabs>
          <w:tab w:val="clear" w:pos="709"/>
          <w:tab w:val="right" w:leader="dot" w:pos="9070"/>
        </w:tabs>
        <w:rPr>
          <w:del w:id="294" w:author="eduardo.pichler" w:date="2010-08-23T09:48:00Z"/>
          <w:noProof/>
        </w:rPr>
      </w:pPr>
      <w:del w:id="295" w:author="eduardo.pichler" w:date="2010-08-23T09:48:00Z">
        <w:r w:rsidDel="005A5400">
          <w:rPr>
            <w:noProof/>
          </w:rPr>
          <w:delText>2.8.2Por que usar um framework ORM</w:delText>
        </w:r>
        <w:r w:rsidDel="005A5400">
          <w:rPr>
            <w:noProof/>
          </w:rPr>
          <w:tab/>
          <w:delText>25</w:delText>
        </w:r>
      </w:del>
    </w:p>
    <w:p w:rsidR="00DD7857" w:rsidDel="005A5400" w:rsidRDefault="008A7D50">
      <w:pPr>
        <w:pStyle w:val="Contents2"/>
        <w:tabs>
          <w:tab w:val="clear" w:pos="709"/>
          <w:tab w:val="right" w:leader="dot" w:pos="9070"/>
        </w:tabs>
        <w:rPr>
          <w:del w:id="296" w:author="eduardo.pichler" w:date="2010-08-23T09:48:00Z"/>
          <w:noProof/>
        </w:rPr>
      </w:pPr>
      <w:del w:id="297" w:author="eduardo.pichler" w:date="2010-08-23T09:48:00Z">
        <w:r w:rsidDel="005A5400">
          <w:rPr>
            <w:noProof/>
          </w:rPr>
          <w:delText>2.9Commons Configuration</w:delText>
        </w:r>
        <w:r w:rsidDel="005A5400">
          <w:rPr>
            <w:noProof/>
          </w:rPr>
          <w:tab/>
          <w:delText>27</w:delText>
        </w:r>
      </w:del>
    </w:p>
    <w:p w:rsidR="00DD7857" w:rsidDel="005A5400" w:rsidRDefault="008A7D50">
      <w:pPr>
        <w:pStyle w:val="Contents2"/>
        <w:tabs>
          <w:tab w:val="clear" w:pos="709"/>
          <w:tab w:val="right" w:leader="dot" w:pos="9070"/>
        </w:tabs>
        <w:rPr>
          <w:del w:id="298" w:author="eduardo.pichler" w:date="2010-08-23T09:48:00Z"/>
          <w:noProof/>
        </w:rPr>
      </w:pPr>
      <w:del w:id="299" w:author="eduardo.pichler" w:date="2010-08-23T09:48:00Z">
        <w:r w:rsidDel="005A5400">
          <w:rPr>
            <w:noProof/>
          </w:rPr>
          <w:delText>2.10Design Pattern Singleton</w:delText>
        </w:r>
        <w:r w:rsidDel="005A5400">
          <w:rPr>
            <w:noProof/>
          </w:rPr>
          <w:tab/>
          <w:delText>27</w:delText>
        </w:r>
      </w:del>
    </w:p>
    <w:p w:rsidR="00DD7857" w:rsidDel="005A5400" w:rsidRDefault="008A7D50">
      <w:pPr>
        <w:pStyle w:val="Contents1"/>
        <w:tabs>
          <w:tab w:val="clear" w:pos="709"/>
          <w:tab w:val="right" w:leader="dot" w:pos="9070"/>
        </w:tabs>
        <w:rPr>
          <w:del w:id="300" w:author="eduardo.pichler" w:date="2010-08-23T09:48:00Z"/>
          <w:noProof/>
        </w:rPr>
      </w:pPr>
      <w:del w:id="301" w:author="eduardo.pichler" w:date="2010-08-23T09:48:00Z">
        <w:r w:rsidDel="005A5400">
          <w:rPr>
            <w:noProof/>
          </w:rPr>
          <w:delText>3.ANÁLISE UML</w:delText>
        </w:r>
        <w:r w:rsidDel="005A5400">
          <w:rPr>
            <w:noProof/>
          </w:rPr>
          <w:tab/>
          <w:delText>29</w:delText>
        </w:r>
      </w:del>
    </w:p>
    <w:p w:rsidR="00DD7857" w:rsidDel="005A5400" w:rsidRDefault="008A7D50">
      <w:pPr>
        <w:pStyle w:val="Contents2"/>
        <w:tabs>
          <w:tab w:val="clear" w:pos="709"/>
          <w:tab w:val="right" w:leader="dot" w:pos="9070"/>
        </w:tabs>
        <w:rPr>
          <w:del w:id="302" w:author="eduardo.pichler" w:date="2010-08-23T09:48:00Z"/>
          <w:noProof/>
        </w:rPr>
      </w:pPr>
      <w:del w:id="303" w:author="eduardo.pichler" w:date="2010-08-23T09:48:00Z">
        <w:r w:rsidDel="005A5400">
          <w:rPr>
            <w:noProof/>
          </w:rPr>
          <w:delText>3.1Diagrama de classes</w:delText>
        </w:r>
        <w:r w:rsidDel="005A5400">
          <w:rPr>
            <w:noProof/>
          </w:rPr>
          <w:tab/>
          <w:delText>30</w:delText>
        </w:r>
      </w:del>
    </w:p>
    <w:p w:rsidR="00DD7857" w:rsidDel="005A5400" w:rsidRDefault="008A7D50">
      <w:pPr>
        <w:pStyle w:val="Contents3"/>
        <w:tabs>
          <w:tab w:val="clear" w:pos="709"/>
          <w:tab w:val="right" w:leader="dot" w:pos="9070"/>
        </w:tabs>
        <w:rPr>
          <w:del w:id="304" w:author="eduardo.pichler" w:date="2010-08-23T09:48:00Z"/>
          <w:noProof/>
        </w:rPr>
      </w:pPr>
      <w:del w:id="305" w:author="eduardo.pichler" w:date="2010-08-23T09:48:00Z">
        <w:r w:rsidDel="005A5400">
          <w:rPr>
            <w:noProof/>
          </w:rPr>
          <w:delText>3.1.1Cadastros</w:delText>
        </w:r>
        <w:r w:rsidDel="005A5400">
          <w:rPr>
            <w:noProof/>
          </w:rPr>
          <w:tab/>
          <w:delText>31</w:delText>
        </w:r>
      </w:del>
    </w:p>
    <w:p w:rsidR="00DD7857" w:rsidDel="005A5400" w:rsidRDefault="008A7D50">
      <w:pPr>
        <w:pStyle w:val="Contents2"/>
        <w:tabs>
          <w:tab w:val="clear" w:pos="709"/>
          <w:tab w:val="right" w:leader="dot" w:pos="9070"/>
        </w:tabs>
        <w:rPr>
          <w:del w:id="306" w:author="eduardo.pichler" w:date="2010-08-23T09:48:00Z"/>
          <w:noProof/>
        </w:rPr>
      </w:pPr>
      <w:del w:id="307" w:author="eduardo.pichler" w:date="2010-08-23T09:48:00Z">
        <w:r w:rsidDel="005A5400">
          <w:rPr>
            <w:noProof/>
          </w:rPr>
          <w:delText>3.2Movimentos de mercadorias</w:delText>
        </w:r>
        <w:r w:rsidDel="005A5400">
          <w:rPr>
            <w:noProof/>
          </w:rPr>
          <w:tab/>
          <w:delText>34</w:delText>
        </w:r>
      </w:del>
    </w:p>
    <w:p w:rsidR="00DD7857" w:rsidDel="005A5400" w:rsidRDefault="008A7D50">
      <w:pPr>
        <w:pStyle w:val="Contents2"/>
        <w:tabs>
          <w:tab w:val="clear" w:pos="709"/>
          <w:tab w:val="right" w:leader="dot" w:pos="9070"/>
        </w:tabs>
        <w:rPr>
          <w:del w:id="308" w:author="eduardo.pichler" w:date="2010-08-23T09:48:00Z"/>
          <w:noProof/>
        </w:rPr>
      </w:pPr>
      <w:del w:id="309" w:author="eduardo.pichler" w:date="2010-08-23T09:48:00Z">
        <w:r w:rsidDel="005A5400">
          <w:rPr>
            <w:noProof/>
          </w:rPr>
          <w:delText>3.3Contas</w:delText>
        </w:r>
        <w:r w:rsidDel="005A5400">
          <w:rPr>
            <w:noProof/>
          </w:rPr>
          <w:tab/>
          <w:delText>36</w:delText>
        </w:r>
      </w:del>
    </w:p>
    <w:p w:rsidR="00DD7857" w:rsidDel="005A5400" w:rsidRDefault="008A7D50">
      <w:pPr>
        <w:pStyle w:val="Contents2"/>
        <w:tabs>
          <w:tab w:val="clear" w:pos="709"/>
          <w:tab w:val="right" w:leader="dot" w:pos="9070"/>
        </w:tabs>
        <w:rPr>
          <w:del w:id="310" w:author="eduardo.pichler" w:date="2010-08-23T09:48:00Z"/>
          <w:noProof/>
        </w:rPr>
      </w:pPr>
      <w:del w:id="311" w:author="eduardo.pichler" w:date="2010-08-23T09:48:00Z">
        <w:r w:rsidDel="005A5400">
          <w:rPr>
            <w:noProof/>
          </w:rPr>
          <w:delText>3.4Usuários</w:delText>
        </w:r>
        <w:r w:rsidDel="005A5400">
          <w:rPr>
            <w:noProof/>
          </w:rPr>
          <w:tab/>
          <w:delText>37</w:delText>
        </w:r>
      </w:del>
    </w:p>
    <w:p w:rsidR="00DD7857" w:rsidDel="005A5400" w:rsidRDefault="008A7D50">
      <w:pPr>
        <w:pStyle w:val="Contents1"/>
        <w:tabs>
          <w:tab w:val="clear" w:pos="709"/>
          <w:tab w:val="right" w:leader="dot" w:pos="9070"/>
        </w:tabs>
        <w:rPr>
          <w:del w:id="312" w:author="eduardo.pichler" w:date="2010-08-23T09:48:00Z"/>
          <w:noProof/>
        </w:rPr>
      </w:pPr>
      <w:del w:id="313" w:author="eduardo.pichler" w:date="2010-08-23T09:48:00Z">
        <w:r w:rsidDel="005A5400">
          <w:rPr>
            <w:noProof/>
          </w:rPr>
          <w:delText>4.UTILIZAÇÃO DAS TECNOLOGIAS NO DESENVOLVIMENTO DO SISTEMA</w:delText>
        </w:r>
        <w:r w:rsidDel="005A5400">
          <w:rPr>
            <w:noProof/>
          </w:rPr>
          <w:tab/>
          <w:delText>39</w:delText>
        </w:r>
      </w:del>
    </w:p>
    <w:p w:rsidR="00DD7857" w:rsidDel="005A5400" w:rsidRDefault="008A7D50">
      <w:pPr>
        <w:pStyle w:val="Contents2"/>
        <w:tabs>
          <w:tab w:val="clear" w:pos="709"/>
          <w:tab w:val="right" w:leader="dot" w:pos="9070"/>
        </w:tabs>
        <w:rPr>
          <w:del w:id="314" w:author="eduardo.pichler" w:date="2010-08-23T09:48:00Z"/>
          <w:noProof/>
        </w:rPr>
      </w:pPr>
      <w:del w:id="315" w:author="eduardo.pichler" w:date="2010-08-23T09:48:00Z">
        <w:r w:rsidDel="005A5400">
          <w:rPr>
            <w:noProof/>
          </w:rPr>
          <w:delText>4.1Instalação e configuração das ferramentas</w:delText>
        </w:r>
        <w:r w:rsidDel="005A5400">
          <w:rPr>
            <w:noProof/>
          </w:rPr>
          <w:tab/>
          <w:delText>39</w:delText>
        </w:r>
      </w:del>
    </w:p>
    <w:p w:rsidR="00DD7857" w:rsidDel="005A5400" w:rsidRDefault="008A7D50">
      <w:pPr>
        <w:pStyle w:val="Contents2"/>
        <w:tabs>
          <w:tab w:val="clear" w:pos="709"/>
          <w:tab w:val="right" w:leader="dot" w:pos="9070"/>
        </w:tabs>
        <w:rPr>
          <w:del w:id="316" w:author="eduardo.pichler" w:date="2010-08-23T09:48:00Z"/>
          <w:noProof/>
        </w:rPr>
      </w:pPr>
      <w:del w:id="317" w:author="eduardo.pichler" w:date="2010-08-23T09:48:00Z">
        <w:r w:rsidDel="005A5400">
          <w:rPr>
            <w:noProof/>
          </w:rPr>
          <w:delText>4.2Banco de dados Oracle XE</w:delText>
        </w:r>
        <w:r w:rsidDel="005A5400">
          <w:rPr>
            <w:noProof/>
          </w:rPr>
          <w:tab/>
          <w:delText>39</w:delText>
        </w:r>
      </w:del>
    </w:p>
    <w:p w:rsidR="00DD7857" w:rsidDel="005A5400" w:rsidRDefault="008A7D50">
      <w:pPr>
        <w:pStyle w:val="Contents2"/>
        <w:tabs>
          <w:tab w:val="clear" w:pos="709"/>
          <w:tab w:val="right" w:leader="dot" w:pos="9070"/>
        </w:tabs>
        <w:rPr>
          <w:del w:id="318" w:author="eduardo.pichler" w:date="2010-08-23T09:48:00Z"/>
          <w:noProof/>
        </w:rPr>
      </w:pPr>
      <w:del w:id="319" w:author="eduardo.pichler" w:date="2010-08-23T09:48:00Z">
        <w:r w:rsidDel="005A5400">
          <w:rPr>
            <w:noProof/>
          </w:rPr>
          <w:delText>4.3Hibernate, e mecanismo de persistência</w:delText>
        </w:r>
        <w:r w:rsidDel="005A5400">
          <w:rPr>
            <w:noProof/>
          </w:rPr>
          <w:tab/>
          <w:delText>42</w:delText>
        </w:r>
      </w:del>
    </w:p>
    <w:p w:rsidR="00DD7857" w:rsidDel="005A5400" w:rsidRDefault="008A7D50">
      <w:pPr>
        <w:pStyle w:val="Contents2"/>
        <w:tabs>
          <w:tab w:val="clear" w:pos="709"/>
          <w:tab w:val="right" w:leader="dot" w:pos="9070"/>
        </w:tabs>
        <w:rPr>
          <w:del w:id="320" w:author="eduardo.pichler" w:date="2010-08-23T09:48:00Z"/>
          <w:noProof/>
        </w:rPr>
      </w:pPr>
      <w:del w:id="321" w:author="eduardo.pichler" w:date="2010-08-23T09:48:00Z">
        <w:r w:rsidDel="005A5400">
          <w:rPr>
            <w:noProof/>
          </w:rPr>
          <w:delText>4.4O Design Pattern Singleton</w:delText>
        </w:r>
        <w:r w:rsidDel="005A5400">
          <w:rPr>
            <w:noProof/>
          </w:rPr>
          <w:tab/>
          <w:delText>47</w:delText>
        </w:r>
      </w:del>
    </w:p>
    <w:p w:rsidR="00DD7857" w:rsidDel="005A5400" w:rsidRDefault="008A7D50">
      <w:pPr>
        <w:pStyle w:val="Contents2"/>
        <w:tabs>
          <w:tab w:val="clear" w:pos="709"/>
          <w:tab w:val="right" w:leader="dot" w:pos="9070"/>
        </w:tabs>
        <w:rPr>
          <w:del w:id="322" w:author="eduardo.pichler" w:date="2010-08-23T09:48:00Z"/>
          <w:noProof/>
        </w:rPr>
      </w:pPr>
      <w:del w:id="323" w:author="eduardo.pichler" w:date="2010-08-23T09:48:00Z">
        <w:r w:rsidDel="005A5400">
          <w:rPr>
            <w:noProof/>
          </w:rPr>
          <w:delText>4.5Troca de mensagens e separação de classes distintas</w:delText>
        </w:r>
        <w:r w:rsidDel="005A5400">
          <w:rPr>
            <w:noProof/>
          </w:rPr>
          <w:tab/>
          <w:delText>50</w:delText>
        </w:r>
      </w:del>
    </w:p>
    <w:p w:rsidR="00DD7857" w:rsidDel="005A5400" w:rsidRDefault="008A7D50">
      <w:pPr>
        <w:pStyle w:val="Contents2"/>
        <w:tabs>
          <w:tab w:val="clear" w:pos="709"/>
          <w:tab w:val="right" w:leader="dot" w:pos="9070"/>
        </w:tabs>
        <w:rPr>
          <w:del w:id="324" w:author="eduardo.pichler" w:date="2010-08-23T09:48:00Z"/>
          <w:noProof/>
        </w:rPr>
      </w:pPr>
      <w:del w:id="325" w:author="eduardo.pichler" w:date="2010-08-23T09:48:00Z">
        <w:r w:rsidDel="005A5400">
          <w:rPr>
            <w:noProof/>
          </w:rPr>
          <w:delText>4.6Representando dados tabulares</w:delText>
        </w:r>
        <w:r w:rsidDel="005A5400">
          <w:rPr>
            <w:noProof/>
          </w:rPr>
          <w:tab/>
          <w:delText>55</w:delText>
        </w:r>
      </w:del>
    </w:p>
    <w:p w:rsidR="00DD7857" w:rsidDel="005A5400" w:rsidRDefault="008A7D50">
      <w:pPr>
        <w:pStyle w:val="Contents2"/>
        <w:tabs>
          <w:tab w:val="clear" w:pos="709"/>
          <w:tab w:val="right" w:leader="dot" w:pos="9070"/>
        </w:tabs>
        <w:rPr>
          <w:del w:id="326" w:author="eduardo.pichler" w:date="2010-08-23T09:48:00Z"/>
          <w:noProof/>
        </w:rPr>
      </w:pPr>
      <w:del w:id="327" w:author="eduardo.pichler" w:date="2010-08-23T09:48:00Z">
        <w:r w:rsidDel="005A5400">
          <w:rPr>
            <w:noProof/>
          </w:rPr>
          <w:delText>4.7Inserção, edição e validação dos dados</w:delText>
        </w:r>
        <w:r w:rsidDel="005A5400">
          <w:rPr>
            <w:noProof/>
          </w:rPr>
          <w:tab/>
          <w:delText>57</w:delText>
        </w:r>
      </w:del>
    </w:p>
    <w:p w:rsidR="00DD7857" w:rsidDel="005A5400" w:rsidRDefault="008A7D50">
      <w:pPr>
        <w:pStyle w:val="Contents2"/>
        <w:tabs>
          <w:tab w:val="clear" w:pos="709"/>
          <w:tab w:val="right" w:leader="dot" w:pos="9070"/>
        </w:tabs>
        <w:rPr>
          <w:del w:id="328" w:author="eduardo.pichler" w:date="2010-08-23T09:48:00Z"/>
          <w:noProof/>
        </w:rPr>
      </w:pPr>
      <w:del w:id="329" w:author="eduardo.pichler" w:date="2010-08-23T09:48:00Z">
        <w:r w:rsidDel="005A5400">
          <w:rPr>
            <w:noProof/>
          </w:rPr>
          <w:delText>4.8Criação de logs</w:delText>
        </w:r>
        <w:r w:rsidDel="005A5400">
          <w:rPr>
            <w:noProof/>
          </w:rPr>
          <w:tab/>
          <w:delText>61</w:delText>
        </w:r>
      </w:del>
    </w:p>
    <w:p w:rsidR="00DD7857" w:rsidDel="005A5400" w:rsidRDefault="008A7D50">
      <w:pPr>
        <w:pStyle w:val="Contents2"/>
        <w:tabs>
          <w:tab w:val="clear" w:pos="709"/>
          <w:tab w:val="right" w:leader="dot" w:pos="9070"/>
        </w:tabs>
        <w:rPr>
          <w:del w:id="330" w:author="eduardo.pichler" w:date="2010-08-23T09:48:00Z"/>
          <w:noProof/>
        </w:rPr>
      </w:pPr>
      <w:del w:id="331" w:author="eduardo.pichler" w:date="2010-08-23T09:48:00Z">
        <w:r w:rsidDel="005A5400">
          <w:rPr>
            <w:noProof/>
          </w:rPr>
          <w:delText xml:space="preserve">4.9Testes unitários com JUnit </w:delText>
        </w:r>
        <w:r w:rsidDel="005A5400">
          <w:rPr>
            <w:noProof/>
          </w:rPr>
          <w:tab/>
          <w:delText>62</w:delText>
        </w:r>
      </w:del>
    </w:p>
    <w:p w:rsidR="00DD7857" w:rsidDel="005A5400" w:rsidRDefault="008A7D50">
      <w:pPr>
        <w:pStyle w:val="Contents2"/>
        <w:tabs>
          <w:tab w:val="clear" w:pos="709"/>
          <w:tab w:val="right" w:leader="dot" w:pos="9070"/>
        </w:tabs>
        <w:rPr>
          <w:del w:id="332" w:author="eduardo.pichler" w:date="2010-08-23T09:48:00Z"/>
          <w:noProof/>
        </w:rPr>
      </w:pPr>
      <w:del w:id="333" w:author="eduardo.pichler" w:date="2010-08-23T09:48:00Z">
        <w:r w:rsidDel="005A5400">
          <w:rPr>
            <w:noProof/>
          </w:rPr>
          <w:delText>4.10Eclipse BIRT</w:delText>
        </w:r>
        <w:r w:rsidDel="005A5400">
          <w:rPr>
            <w:noProof/>
          </w:rPr>
          <w:tab/>
          <w:delText>66</w:delText>
        </w:r>
      </w:del>
    </w:p>
    <w:p w:rsidR="00DD7857" w:rsidDel="005A5400" w:rsidRDefault="008A7D50">
      <w:pPr>
        <w:pStyle w:val="Contents2"/>
        <w:tabs>
          <w:tab w:val="clear" w:pos="709"/>
          <w:tab w:val="right" w:leader="dot" w:pos="9070"/>
        </w:tabs>
        <w:rPr>
          <w:del w:id="334" w:author="eduardo.pichler" w:date="2010-08-23T09:48:00Z"/>
          <w:noProof/>
        </w:rPr>
      </w:pPr>
      <w:del w:id="335" w:author="eduardo.pichler" w:date="2010-08-23T09:48:00Z">
        <w:r w:rsidDel="005A5400">
          <w:rPr>
            <w:noProof/>
          </w:rPr>
          <w:delText xml:space="preserve"> </w:delText>
        </w:r>
        <w:r w:rsidDel="005A5400">
          <w:rPr>
            <w:noProof/>
          </w:rPr>
          <w:tab/>
          <w:delText>66</w:delText>
        </w:r>
      </w:del>
    </w:p>
    <w:p w:rsidR="00DD7857" w:rsidDel="005A5400" w:rsidRDefault="008A7D50">
      <w:pPr>
        <w:pStyle w:val="Contents1"/>
        <w:tabs>
          <w:tab w:val="clear" w:pos="709"/>
          <w:tab w:val="right" w:leader="dot" w:pos="9070"/>
        </w:tabs>
        <w:rPr>
          <w:del w:id="336" w:author="eduardo.pichler" w:date="2010-08-23T09:48:00Z"/>
          <w:noProof/>
        </w:rPr>
      </w:pPr>
      <w:del w:id="337" w:author="eduardo.pichler" w:date="2010-08-23T09:48:00Z">
        <w:r w:rsidDel="005A5400">
          <w:rPr>
            <w:noProof/>
          </w:rPr>
          <w:delText>5.SISTEMA</w:delText>
        </w:r>
        <w:r w:rsidDel="005A5400">
          <w:rPr>
            <w:noProof/>
          </w:rPr>
          <w:tab/>
          <w:delText>69</w:delText>
        </w:r>
      </w:del>
    </w:p>
    <w:p w:rsidR="00DD7857" w:rsidDel="005A5400" w:rsidRDefault="008A7D50">
      <w:pPr>
        <w:pStyle w:val="Contents2"/>
        <w:tabs>
          <w:tab w:val="clear" w:pos="709"/>
          <w:tab w:val="right" w:leader="dot" w:pos="9070"/>
        </w:tabs>
        <w:rPr>
          <w:del w:id="338" w:author="eduardo.pichler" w:date="2010-08-23T09:48:00Z"/>
          <w:noProof/>
        </w:rPr>
      </w:pPr>
      <w:del w:id="339" w:author="eduardo.pichler" w:date="2010-08-23T09:48:00Z">
        <w:r w:rsidDel="005A5400">
          <w:rPr>
            <w:noProof/>
          </w:rPr>
          <w:delText>5.1Cadastro de Pessoas</w:delText>
        </w:r>
        <w:r w:rsidDel="005A5400">
          <w:rPr>
            <w:noProof/>
          </w:rPr>
          <w:tab/>
          <w:delText>69</w:delText>
        </w:r>
      </w:del>
    </w:p>
    <w:p w:rsidR="00DD7857" w:rsidDel="005A5400" w:rsidRDefault="008A7D50">
      <w:pPr>
        <w:pStyle w:val="Contents2"/>
        <w:tabs>
          <w:tab w:val="clear" w:pos="709"/>
          <w:tab w:val="right" w:leader="dot" w:pos="9070"/>
        </w:tabs>
        <w:rPr>
          <w:del w:id="340" w:author="eduardo.pichler" w:date="2010-08-23T09:48:00Z"/>
          <w:noProof/>
        </w:rPr>
      </w:pPr>
      <w:del w:id="341" w:author="eduardo.pichler" w:date="2010-08-23T09:48:00Z">
        <w:r w:rsidDel="005A5400">
          <w:rPr>
            <w:noProof/>
          </w:rPr>
          <w:delText>5.2Cadastro de produtos</w:delText>
        </w:r>
        <w:r w:rsidDel="005A5400">
          <w:rPr>
            <w:noProof/>
          </w:rPr>
          <w:tab/>
          <w:delText>73</w:delText>
        </w:r>
      </w:del>
    </w:p>
    <w:p w:rsidR="00DD7857" w:rsidDel="005A5400" w:rsidRDefault="008A7D50">
      <w:pPr>
        <w:pStyle w:val="Contents2"/>
        <w:tabs>
          <w:tab w:val="clear" w:pos="709"/>
          <w:tab w:val="right" w:leader="dot" w:pos="9070"/>
        </w:tabs>
        <w:rPr>
          <w:del w:id="342" w:author="eduardo.pichler" w:date="2010-08-23T09:48:00Z"/>
          <w:noProof/>
        </w:rPr>
      </w:pPr>
      <w:del w:id="343" w:author="eduardo.pichler" w:date="2010-08-23T09:48:00Z">
        <w:r w:rsidDel="005A5400">
          <w:rPr>
            <w:noProof/>
          </w:rPr>
          <w:delText>5.3Vendas</w:delText>
        </w:r>
        <w:r w:rsidDel="005A5400">
          <w:rPr>
            <w:noProof/>
          </w:rPr>
          <w:tab/>
          <w:delText>74</w:delText>
        </w:r>
      </w:del>
    </w:p>
    <w:p w:rsidR="00DD7857" w:rsidDel="005A5400" w:rsidRDefault="008A7D50">
      <w:pPr>
        <w:pStyle w:val="Contents2"/>
        <w:tabs>
          <w:tab w:val="clear" w:pos="709"/>
          <w:tab w:val="right" w:leader="dot" w:pos="9070"/>
        </w:tabs>
        <w:rPr>
          <w:del w:id="344" w:author="eduardo.pichler" w:date="2010-08-23T09:48:00Z"/>
          <w:noProof/>
        </w:rPr>
      </w:pPr>
      <w:del w:id="345" w:author="eduardo.pichler" w:date="2010-08-23T09:48:00Z">
        <w:r w:rsidDel="005A5400">
          <w:rPr>
            <w:noProof/>
          </w:rPr>
          <w:delText>5.4Entrada de estoque</w:delText>
        </w:r>
        <w:r w:rsidDel="005A5400">
          <w:rPr>
            <w:noProof/>
          </w:rPr>
          <w:tab/>
          <w:delText>75</w:delText>
        </w:r>
      </w:del>
    </w:p>
    <w:p w:rsidR="00DD7857" w:rsidDel="005A5400" w:rsidRDefault="008A7D50">
      <w:pPr>
        <w:pStyle w:val="Contents2"/>
        <w:tabs>
          <w:tab w:val="clear" w:pos="709"/>
          <w:tab w:val="right" w:leader="dot" w:pos="9070"/>
        </w:tabs>
        <w:rPr>
          <w:del w:id="346" w:author="eduardo.pichler" w:date="2010-08-23T09:48:00Z"/>
          <w:noProof/>
        </w:rPr>
      </w:pPr>
      <w:del w:id="347" w:author="eduardo.pichler" w:date="2010-08-23T09:48:00Z">
        <w:r w:rsidDel="005A5400">
          <w:rPr>
            <w:noProof/>
          </w:rPr>
          <w:delText>5.5Gerenciamento de usuários</w:delText>
        </w:r>
        <w:r w:rsidDel="005A5400">
          <w:rPr>
            <w:noProof/>
          </w:rPr>
          <w:tab/>
          <w:delText>76</w:delText>
        </w:r>
      </w:del>
    </w:p>
    <w:p w:rsidR="00DD7857" w:rsidDel="005A5400" w:rsidRDefault="008A7D50">
      <w:pPr>
        <w:pStyle w:val="Contents2"/>
        <w:tabs>
          <w:tab w:val="clear" w:pos="709"/>
          <w:tab w:val="right" w:leader="dot" w:pos="9070"/>
        </w:tabs>
        <w:rPr>
          <w:del w:id="348" w:author="eduardo.pichler" w:date="2010-08-23T09:48:00Z"/>
          <w:noProof/>
        </w:rPr>
      </w:pPr>
      <w:del w:id="349" w:author="eduardo.pichler" w:date="2010-08-23T09:48:00Z">
        <w:r w:rsidDel="005A5400">
          <w:rPr>
            <w:noProof/>
          </w:rPr>
          <w:delText>5.6Relatórios</w:delText>
        </w:r>
        <w:r w:rsidDel="005A5400">
          <w:rPr>
            <w:noProof/>
          </w:rPr>
          <w:tab/>
          <w:delText>77</w:delText>
        </w:r>
      </w:del>
    </w:p>
    <w:p w:rsidR="00DD7857" w:rsidDel="005A5400" w:rsidRDefault="008A7D50">
      <w:pPr>
        <w:pStyle w:val="Contents2"/>
        <w:tabs>
          <w:tab w:val="clear" w:pos="709"/>
          <w:tab w:val="right" w:leader="dot" w:pos="9070"/>
        </w:tabs>
        <w:rPr>
          <w:del w:id="350" w:author="eduardo.pichler" w:date="2010-08-23T09:48:00Z"/>
          <w:noProof/>
        </w:rPr>
      </w:pPr>
      <w:del w:id="351" w:author="eduardo.pichler" w:date="2010-08-23T09:48:00Z">
        <w:r w:rsidDel="005A5400">
          <w:rPr>
            <w:noProof/>
          </w:rPr>
          <w:delText>5.7Web services</w:delText>
        </w:r>
        <w:r w:rsidDel="005A5400">
          <w:rPr>
            <w:noProof/>
          </w:rPr>
          <w:tab/>
          <w:delText>79</w:delText>
        </w:r>
      </w:del>
    </w:p>
    <w:p w:rsidR="00DD7857" w:rsidDel="005A5400" w:rsidRDefault="008A7D50">
      <w:pPr>
        <w:pStyle w:val="Contents1"/>
        <w:tabs>
          <w:tab w:val="clear" w:pos="709"/>
          <w:tab w:val="right" w:leader="dot" w:pos="9070"/>
        </w:tabs>
        <w:rPr>
          <w:del w:id="352" w:author="eduardo.pichler" w:date="2010-08-23T09:48:00Z"/>
          <w:noProof/>
        </w:rPr>
      </w:pPr>
      <w:del w:id="353" w:author="eduardo.pichler" w:date="2010-08-23T09:48:00Z">
        <w:r w:rsidDel="005A5400">
          <w:rPr>
            <w:noProof/>
          </w:rPr>
          <w:delText xml:space="preserve">6.CONCLUSÃO </w:delText>
        </w:r>
        <w:r w:rsidDel="005A5400">
          <w:rPr>
            <w:noProof/>
          </w:rPr>
          <w:tab/>
          <w:delText>82</w:delText>
        </w:r>
      </w:del>
    </w:p>
    <w:p w:rsidR="00DD7857" w:rsidRDefault="008A7D50">
      <w:pPr>
        <w:pStyle w:val="Contents1"/>
        <w:tabs>
          <w:tab w:val="clear" w:pos="709"/>
          <w:tab w:val="right" w:leader="dot" w:pos="9070"/>
        </w:tabs>
      </w:pPr>
      <w:del w:id="354" w:author="eduardo.pichler" w:date="2010-08-23T09:48:00Z">
        <w:r w:rsidDel="005A5400">
          <w:rPr>
            <w:noProof/>
          </w:rPr>
          <w:delText>7.Bibliografia</w:delText>
        </w:r>
        <w:r w:rsidDel="005A5400">
          <w:rPr>
            <w:noProof/>
          </w:rPr>
          <w:tab/>
          <w:delText>84</w:delText>
        </w:r>
      </w:del>
      <w:r w:rsidR="00DD7857">
        <w:fldChar w:fldCharType="end"/>
      </w:r>
    </w:p>
    <w:p w:rsidR="00DD7857" w:rsidRDefault="00DD7857">
      <w:pPr>
        <w:pStyle w:val="Contents1"/>
        <w:tabs>
          <w:tab w:val="clear" w:pos="709"/>
          <w:tab w:val="right" w:leader="dot" w:pos="9070"/>
        </w:tabs>
      </w:pPr>
    </w:p>
    <w:p w:rsidR="00DD7857" w:rsidRDefault="005A5400">
      <w:pPr>
        <w:pStyle w:val="Titulos"/>
        <w:tabs>
          <w:tab w:val="clear" w:pos="709"/>
          <w:tab w:val="right" w:leader="dot" w:pos="9062"/>
        </w:tabs>
        <w:rPr>
          <w:rFonts w:ascii="Arial" w:hAnsi="Arial" w:cs="Arial"/>
          <w:szCs w:val="24"/>
        </w:rPr>
      </w:pPr>
      <w:ins w:id="355" w:author="eduardo.pichler" w:date="2010-08-23T09:49:00Z">
        <w:r>
          <w:rPr>
            <w:rFonts w:ascii="Arial" w:hAnsi="Arial" w:cs="Arial"/>
            <w:szCs w:val="24"/>
          </w:rPr>
          <w:lastRenderedPageBreak/>
          <w:fldChar w:fldCharType="begin"/>
        </w:r>
        <w:r>
          <w:rPr>
            <w:rFonts w:ascii="Arial" w:hAnsi="Arial" w:cs="Arial"/>
            <w:szCs w:val="24"/>
          </w:rPr>
          <w:instrText xml:space="preserve"> TOC \h \z \c "Figura" </w:instrText>
        </w:r>
      </w:ins>
      <w:r>
        <w:rPr>
          <w:rFonts w:ascii="Arial" w:hAnsi="Arial" w:cs="Arial"/>
          <w:szCs w:val="24"/>
        </w:rPr>
        <w:fldChar w:fldCharType="separate"/>
      </w:r>
      <w:ins w:id="356" w:author="eduardo.pichler" w:date="2010-08-23T09:49:00Z">
        <w:r>
          <w:rPr>
            <w:rFonts w:ascii="Arial" w:hAnsi="Arial" w:cs="Arial"/>
            <w:b w:val="0"/>
            <w:bCs/>
            <w:noProof/>
            <w:szCs w:val="24"/>
          </w:rPr>
          <w:t>Nenhuma entrada de índice de ilustrações foi encontrada.</w:t>
        </w:r>
        <w:r>
          <w:rPr>
            <w:rFonts w:ascii="Arial" w:hAnsi="Arial" w:cs="Arial"/>
            <w:szCs w:val="24"/>
          </w:rPr>
          <w:fldChar w:fldCharType="end"/>
        </w:r>
      </w:ins>
    </w:p>
    <w:p w:rsidR="00DD7857" w:rsidRDefault="00DD7857">
      <w:pPr>
        <w:pStyle w:val="Titulos"/>
        <w:rPr>
          <w:rFonts w:ascii="Arial" w:hAnsi="Arial" w:cs="Arial"/>
          <w:szCs w:val="24"/>
        </w:rPr>
      </w:pPr>
    </w:p>
    <w:p w:rsidR="00DD7857" w:rsidRDefault="00DD7857">
      <w:pPr>
        <w:pStyle w:val="Titulos"/>
        <w:jc w:val="center"/>
        <w:rPr>
          <w:rFonts w:ascii="Arial" w:hAnsi="Arial" w:cs="Arial"/>
          <w:szCs w:val="24"/>
        </w:rPr>
      </w:pPr>
    </w:p>
    <w:p w:rsidR="00DD7857" w:rsidRDefault="008A7D50">
      <w:pPr>
        <w:pStyle w:val="Standard"/>
        <w:pageBreakBefore/>
        <w:rPr>
          <w:rFonts w:ascii="Arial" w:hAnsi="Arial" w:cs="Arial"/>
          <w:szCs w:val="24"/>
        </w:rPr>
      </w:pPr>
      <w:r>
        <w:rPr>
          <w:rFonts w:ascii="Arial" w:hAnsi="Arial" w:cs="Arial"/>
          <w:szCs w:val="24"/>
        </w:rPr>
        <w:lastRenderedPageBreak/>
        <w:t>Lista de ilustrações, deve ser intitulada de acordo com o tipo de ilustração que contém: LISTA DE TABELAS, LISTA DE QUADROS, LISTA DE FIGURAS. Criar listas específicas desde que haja no mínimo dois itens para o respectivo tipo. Se específicas e extensas devem ser colocadas em folhas distintas</w:t>
      </w:r>
    </w:p>
    <w:p w:rsidR="00DD7857" w:rsidRDefault="00DD7857">
      <w:pPr>
        <w:pStyle w:val="Standard"/>
      </w:pPr>
    </w:p>
    <w:p w:rsidR="00DD7857" w:rsidDel="005A5400" w:rsidRDefault="008A7D50">
      <w:pPr>
        <w:pStyle w:val="capa"/>
        <w:outlineLvl w:val="9"/>
        <w:rPr>
          <w:del w:id="357" w:author="eduardo.pichler" w:date="2010-08-23T09:48:00Z"/>
        </w:rPr>
      </w:pPr>
      <w:del w:id="358" w:author="eduardo.pichler" w:date="2010-08-23T09:48:00Z">
        <w:r w:rsidDel="005A5400">
          <w:delText>Índice de ilustrações</w:delText>
        </w:r>
      </w:del>
    </w:p>
    <w:p w:rsidR="00DD7857" w:rsidDel="005A5400" w:rsidRDefault="008A7D50">
      <w:pPr>
        <w:pStyle w:val="IllustrationIndex1"/>
        <w:rPr>
          <w:del w:id="359" w:author="eduardo.pichler" w:date="2010-08-23T09:48:00Z"/>
        </w:rPr>
      </w:pPr>
      <w:del w:id="360" w:author="eduardo.pichler" w:date="2010-08-23T09:48:00Z">
        <w:r w:rsidDel="005A5400">
          <w:delText>Figura 1: Logotipo da tecnologia Java</w:delText>
        </w:r>
        <w:r w:rsidDel="005A5400">
          <w:tab/>
          <w:delText>6</w:delText>
        </w:r>
      </w:del>
    </w:p>
    <w:p w:rsidR="00DD7857" w:rsidDel="005A5400" w:rsidRDefault="008A7D50">
      <w:pPr>
        <w:pStyle w:val="IllustrationIndex1"/>
        <w:rPr>
          <w:del w:id="361" w:author="eduardo.pichler" w:date="2010-08-23T09:48:00Z"/>
        </w:rPr>
      </w:pPr>
      <w:del w:id="362" w:author="eduardo.pichler" w:date="2010-08-23T09:48:00Z">
        <w:r w:rsidDel="005A5400">
          <w:delText>Figura 2: Menu de refactoring o Oracle JDeveloper</w:delText>
        </w:r>
        <w:r w:rsidDel="005A5400">
          <w:tab/>
          <w:delText>13</w:delText>
        </w:r>
      </w:del>
    </w:p>
    <w:p w:rsidR="00DD7857" w:rsidDel="005A5400" w:rsidRDefault="008A7D50">
      <w:pPr>
        <w:pStyle w:val="IllustrationIndex1"/>
        <w:rPr>
          <w:del w:id="363" w:author="eduardo.pichler" w:date="2010-08-23T09:48:00Z"/>
        </w:rPr>
      </w:pPr>
      <w:del w:id="364" w:author="eduardo.pichler" w:date="2010-08-23T09:48:00Z">
        <w:r w:rsidDel="005A5400">
          <w:delText>Figura 3: Recurso auto-completar do Oracle JDeveloper</w:delText>
        </w:r>
        <w:r w:rsidDel="005A5400">
          <w:tab/>
          <w:delText>14</w:delText>
        </w:r>
      </w:del>
    </w:p>
    <w:p w:rsidR="00DD7857" w:rsidDel="005A5400" w:rsidRDefault="008A7D50">
      <w:pPr>
        <w:pStyle w:val="IllustrationIndex1"/>
        <w:rPr>
          <w:del w:id="365" w:author="eduardo.pichler" w:date="2010-08-23T09:48:00Z"/>
        </w:rPr>
      </w:pPr>
      <w:del w:id="366" w:author="eduardo.pichler" w:date="2010-08-23T09:48:00Z">
        <w:r w:rsidDel="005A5400">
          <w:delText>Figura 4: Interface do Oracle HTML DB</w:delText>
        </w:r>
        <w:r w:rsidDel="005A5400">
          <w:tab/>
          <w:delText>23</w:delText>
        </w:r>
      </w:del>
    </w:p>
    <w:p w:rsidR="00DD7857" w:rsidDel="005A5400" w:rsidRDefault="008A7D50">
      <w:pPr>
        <w:pStyle w:val="IllustrationIndex1"/>
        <w:rPr>
          <w:del w:id="367" w:author="eduardo.pichler" w:date="2010-08-23T09:48:00Z"/>
        </w:rPr>
      </w:pPr>
      <w:del w:id="368" w:author="eduardo.pichler" w:date="2010-08-23T09:48:00Z">
        <w:r w:rsidDel="005A5400">
          <w:delText>Figura 5: Diagrama de casos de uso com funcionalidades básicas do sistema.</w:delText>
        </w:r>
        <w:r w:rsidDel="005A5400">
          <w:tab/>
          <w:delText>29</w:delText>
        </w:r>
      </w:del>
    </w:p>
    <w:p w:rsidR="00DD7857" w:rsidDel="005A5400" w:rsidRDefault="008A7D50">
      <w:pPr>
        <w:pStyle w:val="IllustrationIndex1"/>
        <w:rPr>
          <w:del w:id="369" w:author="eduardo.pichler" w:date="2010-08-23T09:48:00Z"/>
        </w:rPr>
      </w:pPr>
      <w:del w:id="370" w:author="eduardo.pichler" w:date="2010-08-23T09:48:00Z">
        <w:r w:rsidDel="005A5400">
          <w:delText>Figura  6: Casos de uso com as funcionalidades do sistema.</w:delText>
        </w:r>
        <w:r w:rsidDel="005A5400">
          <w:tab/>
          <w:delText>30</w:delText>
        </w:r>
      </w:del>
    </w:p>
    <w:p w:rsidR="00DD7857" w:rsidDel="005A5400" w:rsidRDefault="008A7D50">
      <w:pPr>
        <w:pStyle w:val="IllustrationIndex1"/>
        <w:rPr>
          <w:del w:id="371" w:author="eduardo.pichler" w:date="2010-08-23T09:48:00Z"/>
        </w:rPr>
      </w:pPr>
      <w:del w:id="372" w:author="eduardo.pichler" w:date="2010-08-23T09:48:00Z">
        <w:r w:rsidDel="005A5400">
          <w:delText>Figura 7: Diagrama de classes do cadastro de pessoas</w:delText>
        </w:r>
        <w:r w:rsidDel="005A5400">
          <w:tab/>
          <w:delText>32</w:delText>
        </w:r>
      </w:del>
    </w:p>
    <w:p w:rsidR="00DD7857" w:rsidDel="005A5400" w:rsidRDefault="008A7D50">
      <w:pPr>
        <w:pStyle w:val="IllustrationIndex1"/>
        <w:rPr>
          <w:del w:id="373" w:author="eduardo.pichler" w:date="2010-08-23T09:48:00Z"/>
        </w:rPr>
      </w:pPr>
      <w:del w:id="374" w:author="eduardo.pichler" w:date="2010-08-23T09:48:00Z">
        <w:r w:rsidDel="005A5400">
          <w:delText>Figura 8: Diagrama de classes das regiões</w:delText>
        </w:r>
        <w:r w:rsidDel="005A5400">
          <w:tab/>
          <w:delText>33</w:delText>
        </w:r>
      </w:del>
    </w:p>
    <w:p w:rsidR="00DD7857" w:rsidDel="005A5400" w:rsidRDefault="008A7D50">
      <w:pPr>
        <w:pStyle w:val="IllustrationIndex1"/>
        <w:rPr>
          <w:del w:id="375" w:author="eduardo.pichler" w:date="2010-08-23T09:48:00Z"/>
        </w:rPr>
      </w:pPr>
      <w:del w:id="376" w:author="eduardo.pichler" w:date="2010-08-23T09:48:00Z">
        <w:r w:rsidDel="005A5400">
          <w:delText>Figura 9: Diagrama de classes dos produtos do sistema</w:delText>
        </w:r>
        <w:r w:rsidDel="005A5400">
          <w:tab/>
          <w:delText>34</w:delText>
        </w:r>
      </w:del>
    </w:p>
    <w:p w:rsidR="00DD7857" w:rsidDel="005A5400" w:rsidRDefault="008A7D50">
      <w:pPr>
        <w:pStyle w:val="IllustrationIndex1"/>
        <w:rPr>
          <w:del w:id="377" w:author="eduardo.pichler" w:date="2010-08-23T09:48:00Z"/>
        </w:rPr>
      </w:pPr>
      <w:del w:id="378" w:author="eduardo.pichler" w:date="2010-08-23T09:48:00Z">
        <w:r w:rsidDel="005A5400">
          <w:delText>Figura 10: Diagrama de classes dos movimentos de estoque do sistema</w:delText>
        </w:r>
        <w:r w:rsidDel="005A5400">
          <w:tab/>
          <w:delText>35</w:delText>
        </w:r>
      </w:del>
    </w:p>
    <w:p w:rsidR="00DD7857" w:rsidDel="005A5400" w:rsidRDefault="008A7D50">
      <w:pPr>
        <w:pStyle w:val="IllustrationIndex1"/>
        <w:rPr>
          <w:del w:id="379" w:author="eduardo.pichler" w:date="2010-08-23T09:48:00Z"/>
        </w:rPr>
      </w:pPr>
      <w:del w:id="380" w:author="eduardo.pichler" w:date="2010-08-23T09:48:00Z">
        <w:r w:rsidDel="005A5400">
          <w:delText>Figura 11: Diagrama de classes das contas financeiras do sistema</w:delText>
        </w:r>
        <w:r w:rsidDel="005A5400">
          <w:tab/>
          <w:delText>36</w:delText>
        </w:r>
      </w:del>
    </w:p>
    <w:p w:rsidR="00DD7857" w:rsidDel="005A5400" w:rsidRDefault="008A7D50">
      <w:pPr>
        <w:pStyle w:val="IllustrationIndex1"/>
        <w:rPr>
          <w:del w:id="381" w:author="eduardo.pichler" w:date="2010-08-23T09:48:00Z"/>
        </w:rPr>
      </w:pPr>
      <w:del w:id="382" w:author="eduardo.pichler" w:date="2010-08-23T09:48:00Z">
        <w:r w:rsidDel="005A5400">
          <w:delText>Figura 12: Diagrama de classes mostrando associação entre Usuário e Produto</w:delText>
        </w:r>
        <w:r w:rsidDel="005A5400">
          <w:tab/>
          <w:delText>38</w:delText>
        </w:r>
      </w:del>
    </w:p>
    <w:p w:rsidR="00DD7857" w:rsidDel="005A5400" w:rsidRDefault="008A7D50">
      <w:pPr>
        <w:pStyle w:val="IllustrationIndex1"/>
        <w:rPr>
          <w:del w:id="383" w:author="eduardo.pichler" w:date="2010-08-23T09:48:00Z"/>
        </w:rPr>
      </w:pPr>
      <w:del w:id="384" w:author="eduardo.pichler" w:date="2010-08-23T09:48:00Z">
        <w:r w:rsidDel="005A5400">
          <w:delText>Figura 13: Criação de um campo chave primária no SqlDeveloper</w:delText>
        </w:r>
        <w:r w:rsidDel="005A5400">
          <w:tab/>
          <w:delText>40</w:delText>
        </w:r>
      </w:del>
    </w:p>
    <w:p w:rsidR="00DD7857" w:rsidDel="005A5400" w:rsidRDefault="008A7D50">
      <w:pPr>
        <w:pStyle w:val="IllustrationIndex1"/>
        <w:rPr>
          <w:del w:id="385" w:author="eduardo.pichler" w:date="2010-08-23T09:48:00Z"/>
        </w:rPr>
      </w:pPr>
      <w:del w:id="386" w:author="eduardo.pichler" w:date="2010-08-23T09:48:00Z">
        <w:r w:rsidDel="005A5400">
          <w:delText>Figura 14: Visualização geral das tabelas do sistema mostradas no SqlDeveloper</w:delText>
        </w:r>
        <w:r w:rsidDel="005A5400">
          <w:tab/>
          <w:delText>41</w:delText>
        </w:r>
      </w:del>
    </w:p>
    <w:p w:rsidR="00DD7857" w:rsidDel="005A5400" w:rsidRDefault="008A7D50">
      <w:pPr>
        <w:pStyle w:val="IllustrationIndex1"/>
        <w:rPr>
          <w:del w:id="387" w:author="eduardo.pichler" w:date="2010-08-23T09:48:00Z"/>
        </w:rPr>
      </w:pPr>
      <w:del w:id="388" w:author="eduardo.pichler" w:date="2010-08-23T09:48:00Z">
        <w:r w:rsidDel="005A5400">
          <w:delText>Figura 15: À esquerda a tabela Cidade e sua respectiva classe POJO à direita.</w:delText>
        </w:r>
        <w:r w:rsidDel="005A5400">
          <w:tab/>
          <w:delText>43</w:delText>
        </w:r>
      </w:del>
    </w:p>
    <w:p w:rsidR="00DD7857" w:rsidDel="005A5400" w:rsidRDefault="008A7D50">
      <w:pPr>
        <w:pStyle w:val="IllustrationIndex1"/>
        <w:rPr>
          <w:del w:id="389" w:author="eduardo.pichler" w:date="2010-08-23T09:48:00Z"/>
        </w:rPr>
      </w:pPr>
      <w:del w:id="390" w:author="eduardo.pichler" w:date="2010-08-23T09:48:00Z">
        <w:r w:rsidDel="005A5400">
          <w:delText>Figura 16: Herança entre as classes de regras de negócio com o mecanismo de persistência.</w:delText>
        </w:r>
        <w:r w:rsidDel="005A5400">
          <w:tab/>
          <w:delText>46</w:delText>
        </w:r>
      </w:del>
    </w:p>
    <w:p w:rsidR="00DD7857" w:rsidDel="005A5400" w:rsidRDefault="008A7D50">
      <w:pPr>
        <w:pStyle w:val="IllustrationIndex1"/>
        <w:rPr>
          <w:del w:id="391" w:author="eduardo.pichler" w:date="2010-08-23T09:48:00Z"/>
        </w:rPr>
      </w:pPr>
      <w:del w:id="392" w:author="eduardo.pichler" w:date="2010-08-23T09:48:00Z">
        <w:r w:rsidDel="005A5400">
          <w:delText>Figura 17: Tela de login do sistema</w:delText>
        </w:r>
        <w:r w:rsidDel="005A5400">
          <w:tab/>
          <w:delText>48</w:delText>
        </w:r>
      </w:del>
    </w:p>
    <w:p w:rsidR="00DD7857" w:rsidDel="005A5400" w:rsidRDefault="008A7D50">
      <w:pPr>
        <w:pStyle w:val="IllustrationIndex1"/>
        <w:rPr>
          <w:del w:id="393" w:author="eduardo.pichler" w:date="2010-08-23T09:48:00Z"/>
        </w:rPr>
      </w:pPr>
      <w:del w:id="394" w:author="eduardo.pichler" w:date="2010-08-23T09:48:00Z">
        <w:r w:rsidDel="005A5400">
          <w:delText>Figura 18: Tela de erro do Login</w:delText>
        </w:r>
        <w:r w:rsidDel="005A5400">
          <w:tab/>
          <w:delText>48</w:delText>
        </w:r>
      </w:del>
    </w:p>
    <w:p w:rsidR="00DD7857" w:rsidDel="005A5400" w:rsidRDefault="008A7D50">
      <w:pPr>
        <w:pStyle w:val="IllustrationIndex1"/>
        <w:rPr>
          <w:del w:id="395" w:author="eduardo.pichler" w:date="2010-08-23T09:48:00Z"/>
        </w:rPr>
      </w:pPr>
      <w:del w:id="396" w:author="eduardo.pichler" w:date="2010-08-23T09:48:00Z">
        <w:r w:rsidDel="005A5400">
          <w:delText>Figura 19: No meio da ilustração, a tela de pesquisa construída dinamicamente.</w:delText>
        </w:r>
        <w:r w:rsidDel="005A5400">
          <w:tab/>
          <w:delText>54</w:delText>
        </w:r>
      </w:del>
    </w:p>
    <w:p w:rsidR="00DD7857" w:rsidDel="005A5400" w:rsidRDefault="008A7D50">
      <w:pPr>
        <w:pStyle w:val="IllustrationIndex1"/>
        <w:rPr>
          <w:del w:id="397" w:author="eduardo.pichler" w:date="2010-08-23T09:48:00Z"/>
        </w:rPr>
      </w:pPr>
      <w:del w:id="398" w:author="eduardo.pichler" w:date="2010-08-23T09:48:00Z">
        <w:r w:rsidDel="005A5400">
          <w:delText>Figura 20: Tela de inclusão ou edição de Produto</w:delText>
        </w:r>
        <w:r w:rsidDel="005A5400">
          <w:tab/>
          <w:delText>58</w:delText>
        </w:r>
      </w:del>
    </w:p>
    <w:p w:rsidR="00DD7857" w:rsidDel="005A5400" w:rsidRDefault="008A7D50">
      <w:pPr>
        <w:pStyle w:val="IllustrationIndex1"/>
        <w:rPr>
          <w:del w:id="399" w:author="eduardo.pichler" w:date="2010-08-23T09:48:00Z"/>
        </w:rPr>
      </w:pPr>
      <w:del w:id="400" w:author="eduardo.pichler" w:date="2010-08-23T09:48:00Z">
        <w:r w:rsidDel="005A5400">
          <w:delText>Figura 21: Exemplo da mensagem de erro de validação</w:delText>
        </w:r>
        <w:r w:rsidDel="005A5400">
          <w:tab/>
          <w:delText>61</w:delText>
        </w:r>
      </w:del>
    </w:p>
    <w:p w:rsidR="00DD7857" w:rsidDel="005A5400" w:rsidRDefault="008A7D50">
      <w:pPr>
        <w:pStyle w:val="IllustrationIndex1"/>
        <w:rPr>
          <w:del w:id="401" w:author="eduardo.pichler" w:date="2010-08-23T09:48:00Z"/>
        </w:rPr>
      </w:pPr>
      <w:del w:id="402" w:author="eduardo.pichler" w:date="2010-08-23T09:48:00Z">
        <w:r w:rsidDel="005A5400">
          <w:delText>Figura 22: Tela do TestRunner em Swing do JUnit</w:delText>
        </w:r>
        <w:r w:rsidDel="005A5400">
          <w:tab/>
          <w:delText>65</w:delText>
        </w:r>
      </w:del>
    </w:p>
    <w:p w:rsidR="00DD7857" w:rsidDel="005A5400" w:rsidRDefault="008A7D50">
      <w:pPr>
        <w:pStyle w:val="IllustrationIndex1"/>
        <w:rPr>
          <w:del w:id="403" w:author="eduardo.pichler" w:date="2010-08-23T09:48:00Z"/>
        </w:rPr>
      </w:pPr>
      <w:del w:id="404" w:author="eduardo.pichler" w:date="2010-08-23T09:48:00Z">
        <w:r w:rsidDel="005A5400">
          <w:delText>Figura 23: TestRunner de uma extensão oficial do JDeveloper com erros sendo mostrados</w:delText>
        </w:r>
        <w:r w:rsidDel="005A5400">
          <w:tab/>
          <w:delText>66</w:delText>
        </w:r>
      </w:del>
    </w:p>
    <w:p w:rsidR="00DD7857" w:rsidDel="005A5400" w:rsidRDefault="008A7D50">
      <w:pPr>
        <w:pStyle w:val="IllustrationIndex1"/>
        <w:rPr>
          <w:del w:id="405" w:author="eduardo.pichler" w:date="2010-08-23T09:48:00Z"/>
        </w:rPr>
      </w:pPr>
      <w:del w:id="406" w:author="eduardo.pichler" w:date="2010-08-23T09:48:00Z">
        <w:r w:rsidDel="005A5400">
          <w:delText>Figura 24: Tela do Birt Report Designer</w:delText>
        </w:r>
        <w:r w:rsidDel="005A5400">
          <w:tab/>
          <w:delText>67</w:delText>
        </w:r>
      </w:del>
    </w:p>
    <w:p w:rsidR="00DD7857" w:rsidDel="005A5400" w:rsidRDefault="008A7D50">
      <w:pPr>
        <w:pStyle w:val="IllustrationIndex1"/>
        <w:rPr>
          <w:del w:id="407" w:author="eduardo.pichler" w:date="2010-08-23T09:48:00Z"/>
        </w:rPr>
      </w:pPr>
      <w:del w:id="408" w:author="eduardo.pichler" w:date="2010-08-23T09:48:00Z">
        <w:r w:rsidDel="005A5400">
          <w:delText>Figura 25: XML que é o source do relatório que foi feito através do Birt Designer</w:delText>
        </w:r>
        <w:r w:rsidDel="005A5400">
          <w:tab/>
          <w:delText>67</w:delText>
        </w:r>
      </w:del>
    </w:p>
    <w:p w:rsidR="00DD7857" w:rsidDel="005A5400" w:rsidRDefault="008A7D50">
      <w:pPr>
        <w:pStyle w:val="IllustrationIndex1"/>
        <w:rPr>
          <w:del w:id="409" w:author="eduardo.pichler" w:date="2010-08-23T09:48:00Z"/>
        </w:rPr>
      </w:pPr>
      <w:del w:id="410" w:author="eduardo.pichler" w:date="2010-08-23T09:48:00Z">
        <w:r w:rsidDel="005A5400">
          <w:delText>Figura 26: Tela de inclusão de pessoas</w:delText>
        </w:r>
        <w:r w:rsidDel="005A5400">
          <w:tab/>
          <w:delText>69</w:delText>
        </w:r>
      </w:del>
    </w:p>
    <w:p w:rsidR="00DD7857" w:rsidDel="005A5400" w:rsidRDefault="008A7D50">
      <w:pPr>
        <w:pStyle w:val="IllustrationIndex1"/>
        <w:rPr>
          <w:del w:id="411" w:author="eduardo.pichler" w:date="2010-08-23T09:48:00Z"/>
        </w:rPr>
      </w:pPr>
      <w:del w:id="412" w:author="eduardo.pichler" w:date="2010-08-23T09:48:00Z">
        <w:r w:rsidDel="005A5400">
          <w:delText>Figura 27: Tela de cadastro de pessoa jurídica</w:delText>
        </w:r>
        <w:r w:rsidDel="005A5400">
          <w:tab/>
          <w:delText>70</w:delText>
        </w:r>
      </w:del>
    </w:p>
    <w:p w:rsidR="00DD7857" w:rsidDel="005A5400" w:rsidRDefault="008A7D50">
      <w:pPr>
        <w:pStyle w:val="IllustrationIndex1"/>
        <w:rPr>
          <w:del w:id="413" w:author="eduardo.pichler" w:date="2010-08-23T09:48:00Z"/>
        </w:rPr>
      </w:pPr>
      <w:del w:id="414" w:author="eduardo.pichler" w:date="2010-08-23T09:48:00Z">
        <w:r w:rsidDel="005A5400">
          <w:delText>Figura 28: Aba “Pessoa” da tela de cadastros</w:delText>
        </w:r>
        <w:r w:rsidDel="005A5400">
          <w:tab/>
          <w:delText>71</w:delText>
        </w:r>
      </w:del>
    </w:p>
    <w:p w:rsidR="00DD7857" w:rsidDel="005A5400" w:rsidRDefault="008A7D50">
      <w:pPr>
        <w:pStyle w:val="IllustrationIndex1"/>
        <w:rPr>
          <w:del w:id="415" w:author="eduardo.pichler" w:date="2010-08-23T09:48:00Z"/>
        </w:rPr>
      </w:pPr>
      <w:del w:id="416" w:author="eduardo.pichler" w:date="2010-08-23T09:48:00Z">
        <w:r w:rsidDel="005A5400">
          <w:delText>Figura 29: Aba “Endereço” da tela de cadastros</w:delText>
        </w:r>
        <w:r w:rsidDel="005A5400">
          <w:tab/>
          <w:delText>72</w:delText>
        </w:r>
      </w:del>
    </w:p>
    <w:p w:rsidR="00DD7857" w:rsidDel="005A5400" w:rsidRDefault="008A7D50">
      <w:pPr>
        <w:pStyle w:val="IllustrationIndex1"/>
        <w:rPr>
          <w:del w:id="417" w:author="eduardo.pichler" w:date="2010-08-23T09:48:00Z"/>
        </w:rPr>
      </w:pPr>
      <w:del w:id="418" w:author="eduardo.pichler" w:date="2010-08-23T09:48:00Z">
        <w:r w:rsidDel="005A5400">
          <w:delText>Figura 30: Aba “Ramo” da tela de cadastros</w:delText>
        </w:r>
        <w:r w:rsidDel="005A5400">
          <w:tab/>
          <w:delText>73</w:delText>
        </w:r>
      </w:del>
    </w:p>
    <w:p w:rsidR="00DD7857" w:rsidDel="005A5400" w:rsidRDefault="008A7D50">
      <w:pPr>
        <w:pStyle w:val="IllustrationIndex1"/>
        <w:rPr>
          <w:del w:id="419" w:author="eduardo.pichler" w:date="2010-08-23T09:48:00Z"/>
        </w:rPr>
      </w:pPr>
      <w:del w:id="420" w:author="eduardo.pichler" w:date="2010-08-23T09:48:00Z">
        <w:r w:rsidDel="005A5400">
          <w:delText>Figura 31: Tela de cadastro e edição de produto</w:delText>
        </w:r>
        <w:r w:rsidDel="005A5400">
          <w:tab/>
          <w:delText>74</w:delText>
        </w:r>
      </w:del>
    </w:p>
    <w:p w:rsidR="00DD7857" w:rsidDel="005A5400" w:rsidRDefault="008A7D50">
      <w:pPr>
        <w:pStyle w:val="IllustrationIndex1"/>
        <w:rPr>
          <w:del w:id="421" w:author="eduardo.pichler" w:date="2010-08-23T09:48:00Z"/>
        </w:rPr>
      </w:pPr>
      <w:del w:id="422" w:author="eduardo.pichler" w:date="2010-08-23T09:48:00Z">
        <w:r w:rsidDel="005A5400">
          <w:delText>Figura 32: Tela de venda de um produto</w:delText>
        </w:r>
        <w:r w:rsidDel="005A5400">
          <w:tab/>
          <w:delText>75</w:delText>
        </w:r>
      </w:del>
    </w:p>
    <w:p w:rsidR="00DD7857" w:rsidDel="005A5400" w:rsidRDefault="008A7D50">
      <w:pPr>
        <w:pStyle w:val="IllustrationIndex1"/>
        <w:rPr>
          <w:del w:id="423" w:author="eduardo.pichler" w:date="2010-08-23T09:48:00Z"/>
        </w:rPr>
      </w:pPr>
      <w:del w:id="424" w:author="eduardo.pichler" w:date="2010-08-23T09:48:00Z">
        <w:r w:rsidDel="005A5400">
          <w:delText>Figura 33: Tela de compras (entrada de mercadorias)</w:delText>
        </w:r>
        <w:r w:rsidDel="005A5400">
          <w:tab/>
          <w:delText>76</w:delText>
        </w:r>
      </w:del>
    </w:p>
    <w:p w:rsidR="00DD7857" w:rsidDel="005A5400" w:rsidRDefault="008A7D50">
      <w:pPr>
        <w:pStyle w:val="IllustrationIndex1"/>
        <w:rPr>
          <w:del w:id="425" w:author="eduardo.pichler" w:date="2010-08-23T09:48:00Z"/>
        </w:rPr>
      </w:pPr>
      <w:del w:id="426" w:author="eduardo.pichler" w:date="2010-08-23T09:48:00Z">
        <w:r w:rsidDel="005A5400">
          <w:delText>Figura 34: Tela de Visualização e gerenciamento de usuários e grupos</w:delText>
        </w:r>
        <w:r w:rsidDel="005A5400">
          <w:tab/>
          <w:delText>77</w:delText>
        </w:r>
      </w:del>
    </w:p>
    <w:p w:rsidR="00DD7857" w:rsidDel="005A5400" w:rsidRDefault="008A7D50">
      <w:pPr>
        <w:pStyle w:val="IllustrationIndex1"/>
        <w:rPr>
          <w:del w:id="427" w:author="eduardo.pichler" w:date="2010-08-23T09:48:00Z"/>
        </w:rPr>
      </w:pPr>
      <w:del w:id="428" w:author="eduardo.pichler" w:date="2010-08-23T09:48:00Z">
        <w:r w:rsidDel="005A5400">
          <w:delText>Figura 35: Menu de relatórios</w:delText>
        </w:r>
        <w:r w:rsidDel="005A5400">
          <w:tab/>
          <w:delText>78</w:delText>
        </w:r>
      </w:del>
    </w:p>
    <w:p w:rsidR="00DD7857" w:rsidDel="005A5400" w:rsidRDefault="008A7D50">
      <w:pPr>
        <w:pStyle w:val="IllustrationIndex1"/>
        <w:rPr>
          <w:del w:id="429" w:author="eduardo.pichler" w:date="2010-08-23T09:48:00Z"/>
        </w:rPr>
      </w:pPr>
      <w:del w:id="430" w:author="eduardo.pichler" w:date="2010-08-23T09:48:00Z">
        <w:r w:rsidDel="005A5400">
          <w:delText>Figura 36: Relatório com gráficos representando o ranking dos vendedores</w:delText>
        </w:r>
        <w:r w:rsidDel="005A5400">
          <w:tab/>
          <w:delText>78</w:delText>
        </w:r>
      </w:del>
    </w:p>
    <w:p w:rsidR="00DD7857" w:rsidDel="005A5400" w:rsidRDefault="008A7D50">
      <w:pPr>
        <w:pStyle w:val="IllustrationIndex1"/>
        <w:rPr>
          <w:del w:id="431" w:author="eduardo.pichler" w:date="2010-08-23T09:48:00Z"/>
        </w:rPr>
      </w:pPr>
      <w:del w:id="432" w:author="eduardo.pichler" w:date="2010-08-23T09:48:00Z">
        <w:r w:rsidDel="005A5400">
          <w:delText>Figura 37: Relatório de contas à pagar</w:delText>
        </w:r>
        <w:r w:rsidDel="005A5400">
          <w:tab/>
          <w:delText>79</w:delText>
        </w:r>
      </w:del>
    </w:p>
    <w:p w:rsidR="00DD7857" w:rsidDel="005A5400" w:rsidRDefault="008A7D50">
      <w:pPr>
        <w:pStyle w:val="IllustrationIndex1"/>
        <w:rPr>
          <w:del w:id="433" w:author="eduardo.pichler" w:date="2010-08-23T09:48:00Z"/>
        </w:rPr>
      </w:pPr>
      <w:del w:id="434" w:author="eduardo.pichler" w:date="2010-08-23T09:48:00Z">
        <w:r w:rsidDel="005A5400">
          <w:delText>Figura 38: Métodos expostos pelo webservice no Oracle Application Server 10g</w:delText>
        </w:r>
        <w:r w:rsidDel="005A5400">
          <w:tab/>
          <w:delText>80</w:delText>
        </w:r>
      </w:del>
    </w:p>
    <w:p w:rsidR="00DD7857" w:rsidDel="005A5400" w:rsidRDefault="008A7D50">
      <w:pPr>
        <w:pStyle w:val="IllustrationIndex1"/>
        <w:rPr>
          <w:del w:id="435" w:author="eduardo.pichler" w:date="2010-08-23T09:48:00Z"/>
        </w:rPr>
      </w:pPr>
      <w:del w:id="436" w:author="eduardo.pichler" w:date="2010-08-23T09:48:00Z">
        <w:r w:rsidDel="005A5400">
          <w:delText>Figura 39: Método getAllProdutos no Oracle Application Server 10g</w:delText>
        </w:r>
        <w:r w:rsidDel="005A5400">
          <w:tab/>
          <w:delText>80</w:delText>
        </w:r>
      </w:del>
    </w:p>
    <w:p w:rsidR="00DD7857" w:rsidDel="005A5400" w:rsidRDefault="008A7D50">
      <w:pPr>
        <w:pStyle w:val="IllustrationIndex1"/>
        <w:rPr>
          <w:del w:id="437" w:author="eduardo.pichler" w:date="2010-08-23T09:48:00Z"/>
        </w:rPr>
      </w:pPr>
      <w:del w:id="438" w:author="eduardo.pichler" w:date="2010-08-23T09:48:00Z">
        <w:r w:rsidDel="005A5400">
          <w:delText>Figura 40: Objetos retornados em formato SOAP</w:delText>
        </w:r>
        <w:r w:rsidDel="005A5400">
          <w:tab/>
          <w:delText>81</w:delText>
        </w:r>
      </w:del>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capa"/>
        <w:outlineLvl w:val="9"/>
      </w:pPr>
    </w:p>
    <w:p w:rsidR="00DD7857" w:rsidRDefault="00DD7857">
      <w:pPr>
        <w:pStyle w:val="Textbodyindent"/>
        <w:tabs>
          <w:tab w:val="clear" w:pos="709"/>
          <w:tab w:val="right" w:leader="underscore" w:pos="9072"/>
        </w:tabs>
        <w:ind w:firstLine="0"/>
        <w:rPr>
          <w:rFonts w:ascii="Arial" w:hAnsi="Arial" w:cs="Arial"/>
          <w:szCs w:val="24"/>
        </w:rPr>
      </w:pPr>
    </w:p>
    <w:p w:rsidR="00DD7857" w:rsidRDefault="00DD7857">
      <w:pPr>
        <w:pStyle w:val="Standard"/>
        <w:rPr>
          <w:rFonts w:ascii="Arial" w:hAnsi="Arial" w:cs="Arial"/>
          <w:szCs w:val="24"/>
        </w:rPr>
      </w:pPr>
    </w:p>
    <w:p w:rsidR="00DD7857" w:rsidRDefault="00DD7857">
      <w:pPr>
        <w:pStyle w:val="Standard"/>
        <w:pageBreakBefore/>
        <w:rPr>
          <w:rFonts w:ascii="Arial" w:hAnsi="Arial" w:cs="Arial"/>
          <w:szCs w:val="24"/>
        </w:rPr>
      </w:pPr>
    </w:p>
    <w:p w:rsidR="00DD7857" w:rsidDel="005A5400" w:rsidRDefault="008A7D50">
      <w:pPr>
        <w:pStyle w:val="Standard"/>
        <w:rPr>
          <w:del w:id="439" w:author="eduardo.pichler" w:date="2010-08-23T09:49:00Z"/>
          <w:rFonts w:ascii="Arial" w:hAnsi="Arial" w:cs="Arial"/>
          <w:szCs w:val="24"/>
        </w:rPr>
      </w:pPr>
      <w:del w:id="440" w:author="eduardo.pichler" w:date="2010-08-23T09:49:00Z">
        <w:r w:rsidDel="005A5400">
          <w:rPr>
            <w:rFonts w:ascii="Arial" w:hAnsi="Arial" w:cs="Arial"/>
            <w:szCs w:val="24"/>
          </w:rPr>
          <w:delText>Resumo</w:delText>
        </w:r>
      </w:del>
    </w:p>
    <w:p w:rsidR="00DD7857" w:rsidDel="005A5400" w:rsidRDefault="00DD7857">
      <w:pPr>
        <w:pStyle w:val="Standard"/>
        <w:rPr>
          <w:del w:id="441" w:author="eduardo.pichler" w:date="2010-08-23T09:49:00Z"/>
          <w:rFonts w:ascii="Arial" w:hAnsi="Arial" w:cs="Arial"/>
          <w:szCs w:val="24"/>
        </w:rPr>
      </w:pPr>
    </w:p>
    <w:p w:rsidR="00DD7857" w:rsidRDefault="008A7D50">
      <w:pPr>
        <w:pStyle w:val="capa"/>
        <w:outlineLvl w:val="9"/>
      </w:pPr>
      <w:bookmarkStart w:id="442" w:name="_Toc270320240"/>
      <w:r>
        <w:t>RESUMO</w:t>
      </w:r>
      <w:bookmarkEnd w:id="442"/>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8A7D50">
      <w:pPr>
        <w:pStyle w:val="Textbody"/>
        <w:sectPr w:rsidR="00DD7857">
          <w:headerReference w:type="default" r:id="rId9"/>
          <w:footerReference w:type="default" r:id="rId10"/>
          <w:pgSz w:w="11905" w:h="16837"/>
          <w:pgMar w:top="720" w:right="1134" w:bottom="720" w:left="1701" w:header="720" w:footer="720" w:gutter="0"/>
          <w:pgNumType w:fmt="lowerRoman" w:start="1"/>
          <w:cols w:space="720"/>
          <w:titlePg/>
        </w:sectPr>
      </w:pPr>
      <w:r>
        <w:rPr>
          <w:rFonts w:cs="Arial"/>
          <w:szCs w:val="24"/>
        </w:rPr>
        <w:tab/>
        <w:t>Este trabalho apresenta uma solução para uma empresa do ramo de distribuição de mercadorias. Através  do software será possível gerenciar clientes, produtos, fornecedores, estoque, caixa(contas à pagar e receber), extrair relatórios, usuários do sistema  e vendas. Para o desenvolvimento do software foram utilizadas as seguintes tecnologias: Oracle XE 10</w:t>
      </w:r>
      <w:r>
        <w:rPr>
          <w:rFonts w:cs="Arial"/>
          <w:i/>
          <w:iCs/>
          <w:szCs w:val="24"/>
        </w:rPr>
        <w:t>g</w:t>
      </w:r>
      <w:r>
        <w:rPr>
          <w:rFonts w:cs="Arial"/>
          <w:szCs w:val="24"/>
        </w:rPr>
        <w:t>, Java, Web services  e Hibernate.</w:t>
      </w:r>
    </w:p>
    <w:p w:rsidR="00DD7857" w:rsidRDefault="00DD7857">
      <w:pPr>
        <w:pStyle w:val="Titulos"/>
        <w:rPr>
          <w:rFonts w:ascii="Arial" w:hAnsi="Arial" w:cs="Arial"/>
          <w:szCs w:val="24"/>
        </w:rPr>
      </w:pPr>
    </w:p>
    <w:p w:rsidR="00DD7857" w:rsidRDefault="00DD7857">
      <w:pPr>
        <w:pStyle w:val="Titulos"/>
        <w:rPr>
          <w:rFonts w:ascii="Arial" w:hAnsi="Arial" w:cs="Arial"/>
          <w:szCs w:val="24"/>
        </w:rPr>
      </w:pPr>
    </w:p>
    <w:p w:rsidR="00DD7857" w:rsidRDefault="008A7D50" w:rsidP="00DD7857">
      <w:pPr>
        <w:pStyle w:val="Heading1"/>
      </w:pPr>
      <w:bookmarkStart w:id="443" w:name="_Toc270320241"/>
      <w:r>
        <w:t>INTRODUÇÃO</w:t>
      </w:r>
      <w:bookmarkEnd w:id="443"/>
    </w:p>
    <w:p w:rsidR="00DD7857" w:rsidRDefault="00DD7857">
      <w:pPr>
        <w:pStyle w:val="Standard"/>
        <w:ind w:firstLine="708"/>
        <w:rPr>
          <w:rFonts w:ascii="Arial" w:hAnsi="Arial" w:cs="Arial"/>
          <w:szCs w:val="24"/>
        </w:rPr>
      </w:pPr>
    </w:p>
    <w:p w:rsidR="00DD7857" w:rsidRDefault="008A7D50">
      <w:pPr>
        <w:pStyle w:val="Textbody"/>
      </w:pPr>
      <w:r>
        <w:t>Todas as empresas têm, ou deveriam ter objetivos de crescer e expandirem seus negócios, para tanto, enquanto ela caminha em direção ao crescimento  aumenta-se também a complexidade do negócio, quantidade de pessoas envolvidas, transações efetuadas e fluxo de mercadorias, até chegar à um ponto onde a tecnologia é indispensável para o controle do sistema da empresa.</w:t>
      </w:r>
    </w:p>
    <w:p w:rsidR="00DD7857" w:rsidRDefault="008A7D50">
      <w:pPr>
        <w:pStyle w:val="Textbody"/>
      </w:pPr>
      <w:r>
        <w:t>Para tomar decisões corretas, o administrador necessita ter em mãos relatórios consistentes e gráficos que o auxiliem com segurança ajudando em seu trabalho na escolha da estratégia correta.</w:t>
      </w:r>
    </w:p>
    <w:p w:rsidR="00DD7857" w:rsidRDefault="008A7D50">
      <w:pPr>
        <w:pStyle w:val="Textbody"/>
      </w:pPr>
      <w:r>
        <w:t>Para a expansão dos negócios, as empresas do tipo distribuidoras, possuem vendedores que vão em busca de clientes para negociar os seus produtos. O software interno da empresa precisa estar preparado para eventuais implementações que melhorem-no e o torne-o mais integrado sem jogar fora todos os sistemas que já existem funcionando na empresa.</w:t>
      </w:r>
    </w:p>
    <w:p w:rsidR="00DD7857" w:rsidRDefault="00DD7857">
      <w:pPr>
        <w:pStyle w:val="Standard"/>
        <w:rPr>
          <w:rFonts w:ascii="Arial" w:hAnsi="Arial" w:cs="Arial"/>
          <w:szCs w:val="24"/>
        </w:rPr>
      </w:pPr>
    </w:p>
    <w:p w:rsidR="00DD7857" w:rsidRDefault="008A7D50" w:rsidP="00DD7857">
      <w:pPr>
        <w:pStyle w:val="Heading2"/>
      </w:pPr>
      <w:bookmarkStart w:id="444" w:name="_Toc270320242"/>
      <w:r>
        <w:t>Justificativa</w:t>
      </w:r>
      <w:bookmarkEnd w:id="444"/>
    </w:p>
    <w:p w:rsidR="00DD7857" w:rsidRDefault="00DD7857">
      <w:pPr>
        <w:pStyle w:val="Standard"/>
        <w:rPr>
          <w:rFonts w:ascii="Arial" w:hAnsi="Arial" w:cs="Arial"/>
          <w:szCs w:val="24"/>
        </w:rPr>
      </w:pPr>
    </w:p>
    <w:p w:rsidR="00DD7857" w:rsidRDefault="008A7D50">
      <w:pPr>
        <w:pStyle w:val="Textbody"/>
        <w:ind w:firstLine="0"/>
      </w:pPr>
      <w:r>
        <w:tab/>
        <w:t>Uma empresa com grande quantidade de transações torna-se demasiadamente complexa para crescer com velocidade caso não controle suas informações de forma eficaz. Um sistema que controle o fluxo da informação entre departamentos deve armazenar históricos de movimentações em suas bases de dados e deve gerar relatórios com informações eficazes e personalizadas. Assim, auxiliaria os administradores da empresa à tomada de decisões coerentes, pois a qualquer momento poderiam ter em suas mão os relatórios e gráficos. Custos seriam reduzidos e recursos humanos poderiam ser remanejados. A empresa poderia se concentrar em seu principal enfoque, que é vender e oferecer qualidade, pois a tecnologia estaria integrando todos seus funcionários e cuidando dos problemas de comunicação e do negócio. Com o sistema trabalhando de forma integrada, tanto os vendedores como administradores da empresa poderiam estar cientes de seu desempenho através de informações úteis que seriam gerados através de relatórios.</w:t>
      </w:r>
    </w:p>
    <w:p w:rsidR="00DD7857" w:rsidRDefault="00DD7857">
      <w:pPr>
        <w:pStyle w:val="Textbody"/>
      </w:pPr>
    </w:p>
    <w:p w:rsidR="00DD7857" w:rsidRDefault="00DD7857">
      <w:pPr>
        <w:pStyle w:val="Standard"/>
        <w:rPr>
          <w:rFonts w:ascii="Arial" w:hAnsi="Arial" w:cs="Arial"/>
          <w:szCs w:val="24"/>
        </w:rPr>
      </w:pPr>
    </w:p>
    <w:p w:rsidR="00DD7857" w:rsidRDefault="00DD7857">
      <w:pPr>
        <w:pStyle w:val="Standard"/>
        <w:rPr>
          <w:rFonts w:ascii="Arial" w:hAnsi="Arial" w:cs="Arial"/>
          <w:szCs w:val="24"/>
        </w:rPr>
      </w:pPr>
    </w:p>
    <w:p w:rsidR="00DD7857" w:rsidRDefault="00DD7857">
      <w:pPr>
        <w:pStyle w:val="Standard"/>
        <w:pageBreakBefore/>
        <w:rPr>
          <w:rFonts w:ascii="Arial" w:hAnsi="Arial" w:cs="Arial"/>
          <w:szCs w:val="24"/>
        </w:rPr>
      </w:pPr>
    </w:p>
    <w:p w:rsidR="00DD7857" w:rsidRDefault="008A7D50" w:rsidP="00DD7857">
      <w:pPr>
        <w:pStyle w:val="Heading2"/>
      </w:pPr>
      <w:bookmarkStart w:id="445" w:name="_Toc270320243"/>
      <w:r>
        <w:t>Objetivos</w:t>
      </w:r>
      <w:bookmarkEnd w:id="445"/>
    </w:p>
    <w:p w:rsidR="00DD7857" w:rsidRDefault="00DD7857">
      <w:pPr>
        <w:pStyle w:val="Standard"/>
      </w:pPr>
    </w:p>
    <w:p w:rsidR="00DD7857" w:rsidRDefault="008A7D50" w:rsidP="00DD7857">
      <w:pPr>
        <w:pStyle w:val="Heading3"/>
      </w:pPr>
      <w:bookmarkStart w:id="446" w:name="_Toc270320244"/>
      <w:r>
        <w:t>Geral</w:t>
      </w:r>
      <w:bookmarkEnd w:id="446"/>
    </w:p>
    <w:p w:rsidR="00DD7857" w:rsidRDefault="00DD7857">
      <w:pPr>
        <w:pStyle w:val="Standard"/>
      </w:pPr>
    </w:p>
    <w:p w:rsidR="00DD7857" w:rsidRDefault="008A7D50">
      <w:pPr>
        <w:pStyle w:val="Standard"/>
      </w:pPr>
      <w:r>
        <w:rPr>
          <w:rFonts w:ascii="Arial" w:hAnsi="Arial" w:cs="Arial"/>
        </w:rPr>
        <w:tab/>
        <w:t xml:space="preserve">Desenvolver um sistema para distribuidoras que atenda grande parte de suas necessidades comerciais utilizando a tecnologia Java, e que possa ser facilmente integrado com o uso de métodos disponibilizados através de </w:t>
      </w:r>
      <w:r>
        <w:rPr>
          <w:rFonts w:ascii="Arial" w:hAnsi="Arial" w:cs="Arial"/>
          <w:i/>
          <w:iCs/>
        </w:rPr>
        <w:t>Web services</w:t>
      </w:r>
      <w:r>
        <w:rPr>
          <w:rFonts w:ascii="Arial" w:hAnsi="Arial" w:cs="Arial"/>
        </w:rPr>
        <w:t>.</w:t>
      </w:r>
    </w:p>
    <w:p w:rsidR="00DD7857" w:rsidRDefault="00DD7857">
      <w:pPr>
        <w:pStyle w:val="Titulos"/>
        <w:rPr>
          <w:rFonts w:ascii="Arial" w:hAnsi="Arial" w:cs="Arial"/>
          <w:b w:val="0"/>
          <w:szCs w:val="24"/>
        </w:rPr>
      </w:pPr>
    </w:p>
    <w:p w:rsidR="00DD7857" w:rsidRDefault="008A7D50" w:rsidP="00DD7857">
      <w:pPr>
        <w:pStyle w:val="Heading3"/>
      </w:pPr>
      <w:bookmarkStart w:id="447" w:name="_Toc270320245"/>
      <w:r>
        <w:t>Específicos</w:t>
      </w:r>
      <w:bookmarkEnd w:id="447"/>
    </w:p>
    <w:p w:rsidR="00DD7857" w:rsidRDefault="00DD7857">
      <w:pPr>
        <w:pStyle w:val="Standard"/>
        <w:ind w:firstLine="708"/>
        <w:rPr>
          <w:rFonts w:ascii="Arial" w:hAnsi="Arial" w:cs="Arial"/>
          <w:szCs w:val="24"/>
        </w:rPr>
      </w:pPr>
    </w:p>
    <w:p w:rsidR="00DD7857" w:rsidRDefault="008A7D50">
      <w:pPr>
        <w:pStyle w:val="Standard"/>
        <w:ind w:firstLine="708"/>
        <w:rPr>
          <w:rFonts w:ascii="Arial" w:hAnsi="Arial" w:cs="Arial"/>
          <w:szCs w:val="24"/>
        </w:rPr>
      </w:pPr>
      <w:r>
        <w:rPr>
          <w:rFonts w:ascii="Arial" w:hAnsi="Arial" w:cs="Arial"/>
          <w:szCs w:val="24"/>
        </w:rPr>
        <w:t>Para o desenvolvimento do sistema será necessário os seguintes objetivos específicos:</w:t>
      </w:r>
    </w:p>
    <w:p w:rsidR="00DD7857" w:rsidRDefault="008A7D50" w:rsidP="005A5400">
      <w:pPr>
        <w:pStyle w:val="Standard"/>
        <w:numPr>
          <w:ilvl w:val="0"/>
          <w:numId w:val="54"/>
        </w:numPr>
        <w:rPr>
          <w:rFonts w:ascii="Arial" w:hAnsi="Arial" w:cs="Arial"/>
          <w:szCs w:val="24"/>
        </w:rPr>
        <w:pPrChange w:id="448" w:author="eduardo.pichler" w:date="2010-08-23T09:49:00Z">
          <w:pPr>
            <w:pStyle w:val="Standard"/>
            <w:numPr>
              <w:numId w:val="34"/>
            </w:numPr>
            <w:ind w:firstLine="708"/>
          </w:pPr>
        </w:pPrChange>
      </w:pPr>
      <w:r>
        <w:rPr>
          <w:rFonts w:ascii="Arial" w:hAnsi="Arial" w:cs="Arial"/>
          <w:szCs w:val="24"/>
        </w:rPr>
        <w:t>Aprender Java, Web services, Oracle XE, Hibernate, UML, Eclipse BIRT e JUnit;</w:t>
      </w:r>
    </w:p>
    <w:p w:rsidR="00DD7857" w:rsidRDefault="008A7D50" w:rsidP="005A5400">
      <w:pPr>
        <w:pStyle w:val="Standard"/>
        <w:numPr>
          <w:ilvl w:val="0"/>
          <w:numId w:val="54"/>
        </w:numPr>
        <w:rPr>
          <w:rFonts w:ascii="Arial" w:hAnsi="Arial" w:cs="Arial"/>
          <w:szCs w:val="24"/>
        </w:rPr>
        <w:pPrChange w:id="449" w:author="eduardo.pichler" w:date="2010-08-23T09:49:00Z">
          <w:pPr>
            <w:pStyle w:val="Standard"/>
            <w:numPr>
              <w:numId w:val="34"/>
            </w:numPr>
            <w:ind w:firstLine="708"/>
          </w:pPr>
        </w:pPrChange>
      </w:pPr>
      <w:r>
        <w:rPr>
          <w:rFonts w:ascii="Arial" w:hAnsi="Arial" w:cs="Arial"/>
          <w:szCs w:val="24"/>
        </w:rPr>
        <w:t>Fazer o gerenciamento de produtos, clientes, vendedores, usuários, etc;</w:t>
      </w:r>
    </w:p>
    <w:p w:rsidR="00DD7857" w:rsidRDefault="008A7D50" w:rsidP="005A5400">
      <w:pPr>
        <w:pStyle w:val="Standard"/>
        <w:numPr>
          <w:ilvl w:val="0"/>
          <w:numId w:val="54"/>
        </w:numPr>
        <w:rPr>
          <w:rFonts w:ascii="Arial" w:hAnsi="Arial" w:cs="Arial"/>
          <w:szCs w:val="24"/>
        </w:rPr>
        <w:pPrChange w:id="450" w:author="eduardo.pichler" w:date="2010-08-23T09:49:00Z">
          <w:pPr>
            <w:pStyle w:val="Standard"/>
            <w:numPr>
              <w:numId w:val="34"/>
            </w:numPr>
            <w:ind w:firstLine="708"/>
          </w:pPr>
        </w:pPrChange>
      </w:pPr>
      <w:r>
        <w:rPr>
          <w:rFonts w:ascii="Arial" w:hAnsi="Arial" w:cs="Arial"/>
          <w:szCs w:val="24"/>
        </w:rPr>
        <w:t>Gerar relatórios e gráficos;</w:t>
      </w:r>
    </w:p>
    <w:p w:rsidR="00DD7857" w:rsidRDefault="008A7D50" w:rsidP="005A5400">
      <w:pPr>
        <w:pStyle w:val="Standard"/>
        <w:numPr>
          <w:ilvl w:val="0"/>
          <w:numId w:val="54"/>
        </w:numPr>
        <w:rPr>
          <w:rFonts w:ascii="Arial" w:hAnsi="Arial" w:cs="Arial"/>
          <w:szCs w:val="24"/>
        </w:rPr>
        <w:pPrChange w:id="451" w:author="eduardo.pichler" w:date="2010-08-23T09:49:00Z">
          <w:pPr>
            <w:pStyle w:val="Standard"/>
            <w:numPr>
              <w:numId w:val="34"/>
            </w:numPr>
            <w:ind w:firstLine="708"/>
          </w:pPr>
        </w:pPrChange>
      </w:pPr>
      <w:r>
        <w:rPr>
          <w:rFonts w:ascii="Arial" w:hAnsi="Arial" w:cs="Arial"/>
          <w:szCs w:val="24"/>
        </w:rPr>
        <w:t>Efetuar vendas;</w:t>
      </w:r>
    </w:p>
    <w:p w:rsidR="00DD7857" w:rsidRDefault="008A7D50" w:rsidP="005A5400">
      <w:pPr>
        <w:pStyle w:val="Standard"/>
        <w:numPr>
          <w:ilvl w:val="0"/>
          <w:numId w:val="54"/>
        </w:numPr>
        <w:rPr>
          <w:rFonts w:ascii="Arial" w:hAnsi="Arial" w:cs="Arial"/>
          <w:szCs w:val="24"/>
        </w:rPr>
        <w:pPrChange w:id="452" w:author="eduardo.pichler" w:date="2010-08-23T09:49:00Z">
          <w:pPr>
            <w:pStyle w:val="Standard"/>
            <w:numPr>
              <w:numId w:val="34"/>
            </w:numPr>
            <w:ind w:firstLine="708"/>
          </w:pPr>
        </w:pPrChange>
      </w:pPr>
      <w:r>
        <w:rPr>
          <w:rFonts w:ascii="Arial" w:hAnsi="Arial" w:cs="Arial"/>
          <w:szCs w:val="24"/>
        </w:rPr>
        <w:t>Fazer o controlar as movimentações de produtos;</w:t>
      </w:r>
    </w:p>
    <w:p w:rsidR="00DD7857" w:rsidRDefault="008A7D50" w:rsidP="005A5400">
      <w:pPr>
        <w:pStyle w:val="Standard"/>
        <w:numPr>
          <w:ilvl w:val="0"/>
          <w:numId w:val="54"/>
        </w:numPr>
        <w:rPr>
          <w:rFonts w:ascii="Arial" w:hAnsi="Arial" w:cs="Arial"/>
          <w:szCs w:val="24"/>
        </w:rPr>
        <w:pPrChange w:id="453" w:author="eduardo.pichler" w:date="2010-08-23T09:49:00Z">
          <w:pPr>
            <w:pStyle w:val="Standard"/>
            <w:numPr>
              <w:numId w:val="34"/>
            </w:numPr>
            <w:ind w:firstLine="708"/>
          </w:pPr>
        </w:pPrChange>
      </w:pPr>
      <w:r>
        <w:rPr>
          <w:rFonts w:ascii="Arial" w:hAnsi="Arial" w:cs="Arial"/>
          <w:szCs w:val="24"/>
        </w:rPr>
        <w:t>Controlar entrada de mercadorias;</w:t>
      </w:r>
    </w:p>
    <w:p w:rsidR="00DD7857" w:rsidRDefault="008A7D50" w:rsidP="005A5400">
      <w:pPr>
        <w:pStyle w:val="Standard"/>
        <w:ind w:left="708"/>
        <w:rPr>
          <w:rFonts w:ascii="Arial" w:hAnsi="Arial" w:cs="Arial"/>
          <w:szCs w:val="24"/>
        </w:rPr>
        <w:pPrChange w:id="454" w:author="eduardo.pichler" w:date="2010-08-23T09:49:00Z">
          <w:pPr>
            <w:pStyle w:val="Standard"/>
            <w:numPr>
              <w:numId w:val="34"/>
            </w:numPr>
            <w:ind w:firstLine="708"/>
          </w:pPr>
        </w:pPrChange>
      </w:pPr>
      <w:r>
        <w:rPr>
          <w:rFonts w:ascii="Arial" w:hAnsi="Arial" w:cs="Arial"/>
          <w:szCs w:val="24"/>
        </w:rPr>
        <w:t>Controlar o fluxo de caixa(contas à receber e pagar);</w:t>
      </w:r>
    </w:p>
    <w:p w:rsidR="00DD7857" w:rsidRDefault="00DD7857">
      <w:pPr>
        <w:pStyle w:val="Standard"/>
        <w:ind w:firstLine="708"/>
        <w:rPr>
          <w:rFonts w:ascii="Arial" w:hAnsi="Arial" w:cs="Arial"/>
          <w:szCs w:val="24"/>
        </w:rPr>
      </w:pPr>
    </w:p>
    <w:p w:rsidR="00DD7857" w:rsidRDefault="008A7D50" w:rsidP="00DD7857">
      <w:pPr>
        <w:pStyle w:val="Heading1"/>
      </w:pPr>
      <w:bookmarkStart w:id="455" w:name="_Toc270320246"/>
      <w:r>
        <w:t>TECNOLOGIAS</w:t>
      </w:r>
      <w:bookmarkEnd w:id="455"/>
    </w:p>
    <w:p w:rsidR="00DD7857" w:rsidRDefault="008A7D50">
      <w:pPr>
        <w:pStyle w:val="Standard"/>
        <w:tabs>
          <w:tab w:val="left" w:pos="0"/>
        </w:tabs>
        <w:rPr>
          <w:rFonts w:ascii="Arial" w:hAnsi="Arial" w:cs="Arial"/>
          <w:szCs w:val="24"/>
        </w:rPr>
      </w:pPr>
      <w:r>
        <w:rPr>
          <w:rFonts w:ascii="Arial" w:hAnsi="Arial" w:cs="Arial"/>
          <w:szCs w:val="24"/>
        </w:rPr>
        <w:tab/>
      </w:r>
    </w:p>
    <w:p w:rsidR="00DD7857" w:rsidRDefault="008A7D50">
      <w:pPr>
        <w:pStyle w:val="Textbody"/>
      </w:pPr>
      <w:r>
        <w:t>As seguintes tecnologias foram utilizadas para o desenvolvimento do trabalho: JDeveloper 10</w:t>
      </w:r>
      <w:r>
        <w:rPr>
          <w:i/>
          <w:iCs/>
        </w:rPr>
        <w:t>g</w:t>
      </w:r>
      <w:r>
        <w:t xml:space="preserve">, Java, </w:t>
      </w:r>
      <w:r>
        <w:rPr>
          <w:i/>
          <w:iCs/>
        </w:rPr>
        <w:t>Web</w:t>
      </w:r>
      <w:r>
        <w:t xml:space="preserve"> </w:t>
      </w:r>
      <w:r>
        <w:rPr>
          <w:i/>
          <w:iCs/>
        </w:rPr>
        <w:t>services</w:t>
      </w:r>
      <w:r>
        <w:t xml:space="preserve"> , Eclipse BIRT, JUnit, Log4j, Hibernate,  Oracle XE 10</w:t>
      </w:r>
      <w:r>
        <w:rPr>
          <w:i/>
          <w:iCs/>
        </w:rPr>
        <w:t>g</w:t>
      </w:r>
      <w:r>
        <w:t xml:space="preserve">, </w:t>
      </w:r>
      <w:r>
        <w:rPr>
          <w:i/>
          <w:iCs/>
        </w:rPr>
        <w:t>Commons</w:t>
      </w:r>
      <w:r>
        <w:t xml:space="preserve"> </w:t>
      </w:r>
      <w:r>
        <w:rPr>
          <w:i/>
          <w:iCs/>
        </w:rPr>
        <w:t>Configuration</w:t>
      </w:r>
      <w:r>
        <w:t xml:space="preserve"> e Log4j. Ainda foi necessário o uso do </w:t>
      </w:r>
      <w:r>
        <w:rPr>
          <w:i/>
          <w:iCs/>
        </w:rPr>
        <w:t>Design</w:t>
      </w:r>
      <w:r>
        <w:t xml:space="preserve"> </w:t>
      </w:r>
      <w:r>
        <w:rPr>
          <w:i/>
          <w:iCs/>
        </w:rPr>
        <w:t>Patter</w:t>
      </w:r>
      <w:r>
        <w:t xml:space="preserve"> </w:t>
      </w:r>
      <w:r>
        <w:rPr>
          <w:i/>
          <w:iCs/>
        </w:rPr>
        <w:t>Singleton</w:t>
      </w:r>
      <w:r>
        <w:t>.</w:t>
      </w:r>
    </w:p>
    <w:p w:rsidR="00DD7857" w:rsidRDefault="00DD7857">
      <w:pPr>
        <w:pStyle w:val="Textbody"/>
        <w:rPr>
          <w:i/>
          <w:iCs/>
        </w:rPr>
      </w:pPr>
    </w:p>
    <w:p w:rsidR="00DD7857" w:rsidRDefault="008A7D50" w:rsidP="00DD7857">
      <w:pPr>
        <w:pStyle w:val="Heading2"/>
      </w:pPr>
      <w:bookmarkStart w:id="456" w:name="_Toc270320247"/>
      <w:r>
        <w:t>Java</w:t>
      </w:r>
      <w:bookmarkEnd w:id="456"/>
    </w:p>
    <w:p w:rsidR="00DD7857" w:rsidRDefault="00DD7857">
      <w:pPr>
        <w:pStyle w:val="Standard"/>
      </w:pPr>
    </w:p>
    <w:p w:rsidR="00DD7857" w:rsidRDefault="008A7D50">
      <w:pPr>
        <w:pStyle w:val="Textbody"/>
        <w:ind w:firstLine="0"/>
      </w:pPr>
      <w:r>
        <w:tab/>
        <w:t xml:space="preserve">A tecnologia Java foi criada como uma ferramenta de programação em computação, parte de um pequeno trabalho anônimo e secreto chamado </w:t>
      </w:r>
      <w:r>
        <w:rPr>
          <w:i/>
          <w:iCs/>
        </w:rPr>
        <w:t xml:space="preserve">"the Green Project" </w:t>
      </w:r>
      <w:r>
        <w:t>da Sun Microsystems em 1991.</w:t>
      </w:r>
    </w:p>
    <w:p w:rsidR="00DD7857" w:rsidRDefault="008A7D50">
      <w:pPr>
        <w:pStyle w:val="Textbody"/>
      </w:pPr>
      <w:r>
        <w:lastRenderedPageBreak/>
        <w:t xml:space="preserve">A equipe </w:t>
      </w:r>
      <w:r>
        <w:rPr>
          <w:i/>
          <w:iCs/>
        </w:rPr>
        <w:t>"Green Team"</w:t>
      </w:r>
      <w:r>
        <w:t xml:space="preserve">, um grupo secreto formado por 13 pessoas e liderado por James Gosling, trancou-se em um escritório anônimo na </w:t>
      </w:r>
      <w:r>
        <w:rPr>
          <w:i/>
          <w:iCs/>
        </w:rPr>
        <w:t>Sand Hill Road</w:t>
      </w:r>
      <w:r>
        <w:t xml:space="preserve"> em </w:t>
      </w:r>
      <w:r>
        <w:rPr>
          <w:i/>
          <w:iCs/>
        </w:rPr>
        <w:t>Menlo Park</w:t>
      </w:r>
      <w:r>
        <w:t xml:space="preserve"> e trabalhou dia e noite por 18 meses, isolado de toda a comunicação com a Sun.</w:t>
      </w:r>
    </w:p>
    <w:p w:rsidR="00DD7857" w:rsidRDefault="008A7D50">
      <w:pPr>
        <w:pStyle w:val="Textbody"/>
      </w:pPr>
      <w:r>
        <w:t>Eles estavam tentando antever e planejar a "nova onda" na computação. Sua primeira conclusão foi que ao menos uma tendência significativa seria a convergência de computadores e de dispositivos controlados digitalmente.</w:t>
      </w:r>
    </w:p>
    <w:p w:rsidR="00DD7857" w:rsidRDefault="008A7D50">
      <w:pPr>
        <w:pStyle w:val="Textbody"/>
      </w:pPr>
      <w:r>
        <w:t>O resultado foi uma linguagem de programação não atrelada a dispositivos, apelidada de "Oak".</w:t>
      </w:r>
    </w:p>
    <w:p w:rsidR="00DD7857" w:rsidRDefault="008A7D50">
      <w:pPr>
        <w:pStyle w:val="Textbody"/>
      </w:pPr>
      <w:r>
        <w:t xml:space="preserve">Para demonstrar como essa nova linguagem poderia impulsionar o futuro dos dispositivos digitais, a equipe </w:t>
      </w:r>
      <w:r>
        <w:rPr>
          <w:i/>
          <w:iCs/>
        </w:rPr>
        <w:t xml:space="preserve">Green Team </w:t>
      </w:r>
      <w:r>
        <w:t>desenvolveu um controlador portátil para sistemas de entretenimento doméstico voltado para o setor de televisão digital. A idéia estava muito à frente de seu tempo e o setor de TV digital não estava preparado para o incrível avanço oferecido pela tecnologia Java.</w:t>
      </w:r>
    </w:p>
    <w:p w:rsidR="00DD7857" w:rsidRDefault="008A7D50">
      <w:pPr>
        <w:pStyle w:val="Textbody"/>
      </w:pPr>
      <w:r>
        <w:t>Mas a Internet estava pronta para essa tecnologia e, bem a tempo para sua apresentação pública em 1995, a equipe pôde anunciar que o navegador</w:t>
      </w:r>
      <w:r>
        <w:rPr>
          <w:i/>
          <w:iCs/>
        </w:rPr>
        <w:t xml:space="preserve"> Netscape Navigator </w:t>
      </w:r>
      <w:r>
        <w:t>passaria a incorporar a tecnologia Java.</w:t>
      </w:r>
    </w:p>
    <w:p w:rsidR="00DD7857" w:rsidRDefault="008A7D50">
      <w:pPr>
        <w:pStyle w:val="Textbody"/>
      </w:pPr>
      <w:r>
        <w:t>Em 2005, a plataforma Java já tinha atraído mais de 4 milhões de desenvolvedores de software, é usada em todos os principais setores no mundo inteiro e está presente em uma ampla gama de dispositivos, computadores e redes de todas as tecnologias de programação.</w:t>
      </w:r>
    </w:p>
    <w:p w:rsidR="00DD7857" w:rsidRDefault="008A7D50">
      <w:pPr>
        <w:pStyle w:val="Textbody"/>
      </w:pPr>
      <w:r>
        <w:t>Sua versatilidade, eficiência, portabilidade de plataforma e segurança fazem dela a tecnologia ideal para a computação em rede, de modo que, hoje, a tecnologia Java está presente em mais de dois bilhões e meio de dispositivos:</w:t>
      </w:r>
    </w:p>
    <w:p w:rsidR="00DD7857" w:rsidRDefault="00DD7857">
      <w:pPr>
        <w:pStyle w:val="Textbody"/>
      </w:pPr>
    </w:p>
    <w:p w:rsidR="00DD7857" w:rsidRDefault="008A7D50" w:rsidP="008A7D50">
      <w:pPr>
        <w:pStyle w:val="Textbody"/>
        <w:numPr>
          <w:ilvl w:val="0"/>
          <w:numId w:val="55"/>
        </w:numPr>
        <w:pPrChange w:id="457" w:author="eduardo.pichler" w:date="2010-08-23T09:50:00Z">
          <w:pPr>
            <w:pStyle w:val="Textbody"/>
            <w:numPr>
              <w:numId w:val="35"/>
            </w:numPr>
            <w:ind w:left="720" w:hanging="360"/>
          </w:pPr>
        </w:pPrChange>
      </w:pPr>
      <w:r>
        <w:t xml:space="preserve">mais de 700 milhões de </w:t>
      </w:r>
      <w:r>
        <w:rPr>
          <w:i/>
          <w:iCs/>
        </w:rPr>
        <w:t>Pcs</w:t>
      </w:r>
      <w:r>
        <w:t>;</w:t>
      </w:r>
    </w:p>
    <w:p w:rsidR="00DD7857" w:rsidRDefault="008A7D50" w:rsidP="008A7D50">
      <w:pPr>
        <w:pStyle w:val="Textbody"/>
        <w:numPr>
          <w:ilvl w:val="0"/>
          <w:numId w:val="55"/>
        </w:numPr>
        <w:pPrChange w:id="458" w:author="eduardo.pichler" w:date="2010-08-23T09:50:00Z">
          <w:pPr>
            <w:pStyle w:val="Textbody"/>
            <w:numPr>
              <w:numId w:val="35"/>
            </w:numPr>
            <w:ind w:left="720" w:hanging="360"/>
          </w:pPr>
        </w:pPrChange>
      </w:pPr>
      <w:r>
        <w:t>708 milhões de telefones celulares e outros dispositivos portáteis;</w:t>
      </w:r>
    </w:p>
    <w:p w:rsidR="00DD7857" w:rsidRDefault="008A7D50" w:rsidP="008A7D50">
      <w:pPr>
        <w:pStyle w:val="Textbody"/>
        <w:numPr>
          <w:ilvl w:val="0"/>
          <w:numId w:val="55"/>
        </w:numPr>
        <w:pPrChange w:id="459" w:author="eduardo.pichler" w:date="2010-08-23T09:50:00Z">
          <w:pPr>
            <w:pStyle w:val="Textbody"/>
            <w:numPr>
              <w:numId w:val="35"/>
            </w:numPr>
            <w:ind w:left="720" w:hanging="360"/>
          </w:pPr>
        </w:pPrChange>
      </w:pPr>
      <w:r>
        <w:t>1 bilhão de</w:t>
      </w:r>
      <w:r>
        <w:rPr>
          <w:i/>
          <w:iCs/>
        </w:rPr>
        <w:t xml:space="preserve"> smart cards</w:t>
      </w:r>
      <w:r>
        <w:t>;</w:t>
      </w:r>
    </w:p>
    <w:p w:rsidR="00DD7857" w:rsidRDefault="008A7D50" w:rsidP="008A7D50">
      <w:pPr>
        <w:pStyle w:val="Textbody"/>
        <w:numPr>
          <w:ilvl w:val="0"/>
          <w:numId w:val="55"/>
        </w:numPr>
        <w:pPrChange w:id="460" w:author="eduardo.pichler" w:date="2010-08-23T09:50:00Z">
          <w:pPr>
            <w:pStyle w:val="Textbody"/>
            <w:numPr>
              <w:numId w:val="35"/>
            </w:numPr>
            <w:ind w:left="720" w:hanging="360"/>
          </w:pPr>
        </w:pPrChange>
      </w:pPr>
      <w:r>
        <w:t xml:space="preserve">além de </w:t>
      </w:r>
      <w:r>
        <w:rPr>
          <w:i/>
          <w:iCs/>
        </w:rPr>
        <w:t>set-top boxes</w:t>
      </w:r>
      <w:r>
        <w:t xml:space="preserve">, impressoras, </w:t>
      </w:r>
      <w:r>
        <w:rPr>
          <w:i/>
          <w:iCs/>
        </w:rPr>
        <w:t>webcams</w:t>
      </w:r>
      <w:r>
        <w:t>, jogos, sistemas de navegação para automóveis, terminais lotéricos, dispositivos médicos, estações de pagamento de estacionamento, etc;</w:t>
      </w:r>
    </w:p>
    <w:p w:rsidR="00DD7857" w:rsidRDefault="00DD7857">
      <w:pPr>
        <w:pStyle w:val="Textbody"/>
      </w:pPr>
    </w:p>
    <w:p w:rsidR="00DD7857" w:rsidRDefault="008A7D50">
      <w:pPr>
        <w:pStyle w:val="Textbody"/>
      </w:pPr>
      <w:r>
        <w:t xml:space="preserve">Atualmente, você pode encontrar a tecnologia Java em redes e dispositivos que vão desde a Internet e supercomputadores científicos a </w:t>
      </w:r>
      <w:r>
        <w:rPr>
          <w:i/>
          <w:iCs/>
        </w:rPr>
        <w:t>laptops</w:t>
      </w:r>
      <w:r>
        <w:t xml:space="preserve"> e telefones celulares, de simuladores de mercado da </w:t>
      </w:r>
      <w:r>
        <w:rPr>
          <w:i/>
          <w:iCs/>
        </w:rPr>
        <w:t>Wall Street</w:t>
      </w:r>
      <w:r>
        <w:t xml:space="preserve"> a dispositivos para jogos e cartões de crédito -- simplesmente em todo lugar.</w:t>
      </w:r>
    </w:p>
    <w:p w:rsidR="00DD7857" w:rsidRDefault="008A7D50">
      <w:pPr>
        <w:pStyle w:val="Textbody"/>
      </w:pPr>
      <w:r>
        <w:lastRenderedPageBreak/>
        <w:t>A linguagem de programação Java foi completamente refinada, ampliada, testada e experimentada por uma comunidade ativa de mais de quatro milhões de desenvolvedores de software.</w:t>
      </w:r>
    </w:p>
    <w:p w:rsidR="00DD7857" w:rsidRDefault="008A7D50">
      <w:pPr>
        <w:pStyle w:val="Textbody"/>
      </w:pPr>
      <w:r>
        <w:t>Madura, extremamente robusta e surpreendentemente versátil, a tecnologia Java adquiriu um valor inestimável e permite aos desenvolvedores:</w:t>
      </w:r>
    </w:p>
    <w:p w:rsidR="00DD7857" w:rsidRDefault="008A7D50" w:rsidP="008A7D50">
      <w:pPr>
        <w:pStyle w:val="Textbody"/>
        <w:numPr>
          <w:ilvl w:val="0"/>
          <w:numId w:val="56"/>
        </w:numPr>
        <w:pPrChange w:id="461" w:author="eduardo.pichler" w:date="2010-08-23T09:50:00Z">
          <w:pPr>
            <w:pStyle w:val="Textbody"/>
            <w:numPr>
              <w:numId w:val="36"/>
            </w:numPr>
            <w:ind w:left="720" w:hanging="360"/>
          </w:pPr>
        </w:pPrChange>
      </w:pPr>
      <w:r>
        <w:t>Gravar um software em uma plataforma e executá-lo em praticamente qualquer outra</w:t>
      </w:r>
    </w:p>
    <w:p w:rsidR="00DD7857" w:rsidRDefault="008A7D50" w:rsidP="008A7D50">
      <w:pPr>
        <w:pStyle w:val="Textbody"/>
        <w:numPr>
          <w:ilvl w:val="0"/>
          <w:numId w:val="56"/>
        </w:numPr>
        <w:pPrChange w:id="462" w:author="eduardo.pichler" w:date="2010-08-23T09:50:00Z">
          <w:pPr>
            <w:pStyle w:val="Textbody"/>
            <w:numPr>
              <w:numId w:val="36"/>
            </w:numPr>
            <w:ind w:left="720" w:hanging="360"/>
          </w:pPr>
        </w:pPrChange>
      </w:pPr>
      <w:r>
        <w:t xml:space="preserve">Criar programas para execução em navegadores e serviços da </w:t>
      </w:r>
      <w:r>
        <w:rPr>
          <w:i/>
          <w:iCs/>
        </w:rPr>
        <w:t>Web</w:t>
      </w:r>
      <w:r>
        <w:t>;</w:t>
      </w:r>
    </w:p>
    <w:p w:rsidR="00DD7857" w:rsidRDefault="008A7D50" w:rsidP="008A7D50">
      <w:pPr>
        <w:pStyle w:val="Textbody"/>
        <w:numPr>
          <w:ilvl w:val="0"/>
          <w:numId w:val="56"/>
        </w:numPr>
        <w:pPrChange w:id="463" w:author="eduardo.pichler" w:date="2010-08-23T09:50:00Z">
          <w:pPr>
            <w:pStyle w:val="Textbody"/>
            <w:numPr>
              <w:numId w:val="36"/>
            </w:numPr>
            <w:ind w:left="720" w:hanging="360"/>
          </w:pPr>
        </w:pPrChange>
      </w:pPr>
      <w:r>
        <w:t xml:space="preserve">Desenvolver aplicativos no lado do servidor usados tanto em fóruns, lojas e pesquisas </w:t>
      </w:r>
      <w:r>
        <w:rPr>
          <w:i/>
          <w:iCs/>
        </w:rPr>
        <w:t>on-line</w:t>
      </w:r>
      <w:r>
        <w:t>, como no processamento de formulários HTML, e muito mais;</w:t>
      </w:r>
    </w:p>
    <w:p w:rsidR="00DD7857" w:rsidRDefault="008A7D50" w:rsidP="008A7D50">
      <w:pPr>
        <w:pStyle w:val="Textbody"/>
        <w:numPr>
          <w:ilvl w:val="0"/>
          <w:numId w:val="56"/>
        </w:numPr>
        <w:pPrChange w:id="464" w:author="eduardo.pichler" w:date="2010-08-23T09:50:00Z">
          <w:pPr>
            <w:pStyle w:val="Textbody"/>
            <w:numPr>
              <w:numId w:val="36"/>
            </w:numPr>
            <w:ind w:left="720" w:hanging="360"/>
          </w:pPr>
        </w:pPrChange>
      </w:pPr>
      <w:r>
        <w:t>Combinar aplicativos ou serviços com tecnologia Java para criar aplicativos ou serviços altamente personalizados;</w:t>
      </w:r>
    </w:p>
    <w:p w:rsidR="00DD7857" w:rsidRDefault="008A7D50" w:rsidP="008A7D50">
      <w:pPr>
        <w:pStyle w:val="Textbody"/>
        <w:numPr>
          <w:ilvl w:val="0"/>
          <w:numId w:val="56"/>
        </w:numPr>
        <w:rPr>
          <w:ins w:id="465" w:author="eduardo.pichler" w:date="2010-08-23T09:51:00Z"/>
        </w:rPr>
        <w:pPrChange w:id="466" w:author="eduardo.pichler" w:date="2010-08-23T09:50:00Z">
          <w:pPr>
            <w:pStyle w:val="Textbody"/>
            <w:numPr>
              <w:numId w:val="36"/>
            </w:numPr>
            <w:ind w:left="720" w:hanging="360"/>
          </w:pPr>
        </w:pPrChange>
      </w:pPr>
      <w:r>
        <w:t>Escrever aplicativos potentes e eficazes para telefones celulares, processadores remotos, produtos de consumo de baixo custo e praticamente qualquer dispositivo com tecnologia digital;[1]</w:t>
      </w:r>
    </w:p>
    <w:p w:rsidR="008A7D50" w:rsidRDefault="008A7D50" w:rsidP="00084B11">
      <w:pPr>
        <w:pStyle w:val="Textbody"/>
        <w:ind w:left="1440" w:firstLine="0"/>
        <w:pPrChange w:id="467" w:author="eduardo.pichler" w:date="2010-08-23T10:18:00Z">
          <w:pPr>
            <w:pStyle w:val="Textbody"/>
            <w:numPr>
              <w:numId w:val="36"/>
            </w:numPr>
            <w:ind w:left="720" w:hanging="360"/>
          </w:pPr>
        </w:pPrChange>
      </w:pPr>
    </w:p>
    <w:p w:rsidR="00E53B75" w:rsidRDefault="008A7D50" w:rsidP="00E53B75">
      <w:pPr>
        <w:pStyle w:val="Standard"/>
        <w:keepNext/>
        <w:jc w:val="center"/>
        <w:rPr>
          <w:ins w:id="468" w:author="eduardo.pichler" w:date="2010-08-23T09:59:00Z"/>
        </w:rPr>
        <w:pPrChange w:id="469" w:author="eduardo.pichler" w:date="2010-08-23T09:59:00Z">
          <w:pPr>
            <w:pStyle w:val="Standard"/>
            <w:jc w:val="center"/>
          </w:pPr>
        </w:pPrChange>
      </w:pPr>
      <w:ins w:id="470" w:author="eduardo.pichler" w:date="2010-08-23T09:59:00Z">
        <w:r w:rsidRPr="008A7D50">
          <w:drawing>
            <wp:inline distT="0" distB="0" distL="0" distR="0">
              <wp:extent cx="1787039" cy="2689200"/>
              <wp:effectExtent l="0" t="0" r="0" b="0"/>
              <wp:docPr id="44" name="figura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alphaModFix/>
                        <a:lum/>
                      </a:blip>
                      <a:srcRect/>
                      <a:stretch>
                        <a:fillRect/>
                      </a:stretch>
                    </pic:blipFill>
                    <pic:spPr>
                      <a:xfrm>
                        <a:off x="0" y="0"/>
                        <a:ext cx="1787039" cy="2689200"/>
                      </a:xfrm>
                      <a:prstGeom prst="rect">
                        <a:avLst/>
                      </a:prstGeom>
                      <a:noFill/>
                      <a:ln>
                        <a:noFill/>
                        <a:prstDash/>
                      </a:ln>
                    </pic:spPr>
                  </pic:pic>
                </a:graphicData>
              </a:graphic>
            </wp:inline>
          </w:drawing>
        </w:r>
      </w:ins>
    </w:p>
    <w:p w:rsidR="00E53B75" w:rsidRDefault="00E53B75" w:rsidP="00E53B75">
      <w:pPr>
        <w:pStyle w:val="Legenda"/>
        <w:jc w:val="center"/>
        <w:rPr>
          <w:ins w:id="471" w:author="eduardo.pichler" w:date="2010-08-23T09:59:00Z"/>
        </w:rPr>
        <w:pPrChange w:id="472" w:author="eduardo.pichler" w:date="2010-08-23T09:59:00Z">
          <w:pPr>
            <w:pStyle w:val="Legenda"/>
          </w:pPr>
        </w:pPrChange>
      </w:pPr>
      <w:ins w:id="473" w:author="eduardo.pichler" w:date="2010-08-23T09:59:00Z">
        <w:r>
          <w:t xml:space="preserve">Figura </w:t>
        </w:r>
        <w:r>
          <w:fldChar w:fldCharType="begin"/>
        </w:r>
        <w:r>
          <w:instrText xml:space="preserve"> SEQ Figura \* ARABIC </w:instrText>
        </w:r>
      </w:ins>
      <w:r>
        <w:fldChar w:fldCharType="separate"/>
      </w:r>
      <w:ins w:id="474" w:author="eduardo.pichler" w:date="2010-08-23T10:33:00Z">
        <w:r w:rsidR="00DF598C">
          <w:rPr>
            <w:noProof/>
          </w:rPr>
          <w:t>1</w:t>
        </w:r>
      </w:ins>
      <w:ins w:id="475" w:author="eduardo.pichler" w:date="2010-08-23T09:59:00Z">
        <w:r>
          <w:fldChar w:fldCharType="end"/>
        </w:r>
        <w:r>
          <w:t xml:space="preserve">: </w:t>
        </w:r>
        <w:r w:rsidRPr="00202EB1">
          <w:t>Logotipo da tecnologia Java</w:t>
        </w:r>
      </w:ins>
    </w:p>
    <w:p w:rsidR="00DD7857" w:rsidRDefault="008A7D50" w:rsidP="00E53B75">
      <w:pPr>
        <w:pStyle w:val="Standard"/>
        <w:jc w:val="center"/>
        <w:pPrChange w:id="476" w:author="eduardo.pichler" w:date="2010-08-23T09:59:00Z">
          <w:pPr>
            <w:pStyle w:val="Standard"/>
          </w:pPr>
        </w:pPrChange>
      </w:pPr>
      <w:del w:id="477" w:author="eduardo.pichler" w:date="2010-08-23T09:59:00Z">
        <w:r w:rsidRPr="00DD7857" w:rsidDel="00E53B75">
          <w:pict>
            <v:shapetype id="_x0000_t202" coordsize="21600,21600" o:spt="202" path="m,l,21600r21600,l21600,xe">
              <v:stroke joinstyle="miter"/>
              <v:path gradientshapeok="t" o:connecttype="rect"/>
            </v:shapetype>
            <v:shape id="Quadro38" o:spid="_x0000_s1027" type="#_x0000_t202" style="position:absolute;left:0;text-align:left;margin-left:88.45pt;margin-top:276.45pt;width:276.6pt;height:252.85pt;z-index:251671040;visibility:visible" filled="f" stroked="f">
              <v:textbox style="mso-next-textbox:#Quadro38;mso-rotate-with-shape:t" inset="0,0,0,0">
                <w:txbxContent>
                  <w:p w:rsidR="008A7D50" w:rsidRDefault="008A7D50" w:rsidP="008A7D50">
                    <w:pPr>
                      <w:pStyle w:val="Imagem"/>
                      <w:keepNext/>
                      <w:jc w:val="center"/>
                      <w:rPr>
                        <w:ins w:id="478" w:author="eduardo.pichler" w:date="2010-08-23T09:51:00Z"/>
                      </w:rPr>
                      <w:pPrChange w:id="479" w:author="eduardo.pichler" w:date="2010-08-23T09:51:00Z">
                        <w:pPr>
                          <w:pStyle w:val="Imagem"/>
                          <w:jc w:val="center"/>
                        </w:pPr>
                      </w:pPrChange>
                    </w:pPr>
                  </w:p>
                  <w:p w:rsidR="008A7D50" w:rsidRDefault="008A7D50" w:rsidP="008A7D50">
                    <w:pPr>
                      <w:pStyle w:val="Legenda"/>
                      <w:jc w:val="center"/>
                      <w:rPr>
                        <w:ins w:id="480" w:author="eduardo.pichler" w:date="2010-08-23T09:51:00Z"/>
                      </w:rPr>
                      <w:pPrChange w:id="481" w:author="eduardo.pichler" w:date="2010-08-23T09:51:00Z">
                        <w:pPr>
                          <w:pStyle w:val="Legenda"/>
                        </w:pPr>
                      </w:pPrChange>
                    </w:pPr>
                    <w:ins w:id="482" w:author="eduardo.pichler" w:date="2010-08-23T09:51:00Z">
                      <w:r>
                        <w:t xml:space="preserve">Figura </w:t>
                      </w:r>
                      <w:r>
                        <w:fldChar w:fldCharType="begin"/>
                      </w:r>
                      <w:r>
                        <w:instrText xml:space="preserve"> SEQ Figura \* ARABIC </w:instrText>
                      </w:r>
                    </w:ins>
                    <w:r>
                      <w:fldChar w:fldCharType="separate"/>
                    </w:r>
                    <w:ins w:id="483" w:author="eduardo.pichler" w:date="2010-08-23T10:33:00Z">
                      <w:r w:rsidR="00DF598C">
                        <w:rPr>
                          <w:noProof/>
                        </w:rPr>
                        <w:t>2</w:t>
                      </w:r>
                    </w:ins>
                    <w:ins w:id="484" w:author="eduardo.pichler" w:date="2010-08-23T09:51:00Z">
                      <w:r>
                        <w:fldChar w:fldCharType="end"/>
                      </w:r>
                      <w:r>
                        <w:t xml:space="preserve">: </w:t>
                      </w:r>
                    </w:ins>
                  </w:p>
                  <w:p w:rsidR="008A7D50" w:rsidRDefault="008A7D50">
                    <w:pPr>
                      <w:pStyle w:val="Imagem"/>
                      <w:jc w:val="center"/>
                      <w:rPr>
                        <w:ins w:id="485" w:author="eduardo.pichler" w:date="2010-08-23T09:51:00Z"/>
                      </w:rPr>
                    </w:pPr>
                  </w:p>
                  <w:p w:rsidR="008A7D50" w:rsidDel="008A7D50" w:rsidRDefault="008A7D50">
                    <w:pPr>
                      <w:pStyle w:val="Imagem"/>
                      <w:jc w:val="center"/>
                      <w:rPr>
                        <w:del w:id="486" w:author="eduardo.pichler" w:date="2010-08-23T09:51:00Z"/>
                      </w:rPr>
                    </w:pPr>
                    <w:del w:id="487" w:author="eduardo.pichler" w:date="2010-08-23T09:51:00Z">
                      <w:r w:rsidDel="008A7D50">
                        <w:rPr>
                          <w:noProof/>
                        </w:rPr>
                        <w:drawing>
                          <wp:inline distT="0" distB="0" distL="0" distR="0">
                            <wp:extent cx="1787039" cy="2689200"/>
                            <wp:effectExtent l="0" t="0" r="0" b="0"/>
                            <wp:docPr id="1" name="figura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alphaModFix/>
                                      <a:lum/>
                                    </a:blip>
                                    <a:srcRect/>
                                    <a:stretch>
                                      <a:fillRect/>
                                    </a:stretch>
                                  </pic:blipFill>
                                  <pic:spPr>
                                    <a:xfrm>
                                      <a:off x="0" y="0"/>
                                      <a:ext cx="1787039" cy="2689200"/>
                                    </a:xfrm>
                                    <a:prstGeom prst="rect">
                                      <a:avLst/>
                                    </a:prstGeom>
                                    <a:noFill/>
                                    <a:ln>
                                      <a:noFill/>
                                      <a:prstDash/>
                                    </a:ln>
                                  </pic:spPr>
                                </pic:pic>
                              </a:graphicData>
                            </a:graphic>
                          </wp:inline>
                        </w:drawing>
                      </w:r>
                    </w:del>
                  </w:p>
                  <w:p w:rsidR="008A7D50" w:rsidRDefault="008A7D50" w:rsidP="008A7D50">
                    <w:pPr>
                      <w:pStyle w:val="Imagem"/>
                      <w:jc w:val="center"/>
                      <w:pPrChange w:id="488" w:author="eduardo.pichler" w:date="2010-08-23T09:51:00Z">
                        <w:pPr>
                          <w:pStyle w:val="Imagem"/>
                          <w:jc w:val="center"/>
                        </w:pPr>
                      </w:pPrChange>
                    </w:pPr>
                    <w:del w:id="489" w:author="eduardo.pichler" w:date="2010-08-23T09:51:00Z">
                      <w:r w:rsidDel="008A7D50">
                        <w:delText>Figura 1: Logotipo da tecnologia Java</w:delText>
                      </w:r>
                    </w:del>
                  </w:p>
                </w:txbxContent>
              </v:textbox>
              <w10:wrap type="topAndBottom"/>
            </v:shape>
          </w:pict>
        </w:r>
      </w:del>
    </w:p>
    <w:p w:rsidR="00DD7857" w:rsidRDefault="008A7D50" w:rsidP="00DD7857">
      <w:pPr>
        <w:pStyle w:val="Heading3"/>
      </w:pPr>
      <w:bookmarkStart w:id="490" w:name="_Toc270320248"/>
      <w:r>
        <w:t>Características da linguagem</w:t>
      </w:r>
      <w:bookmarkEnd w:id="490"/>
    </w:p>
    <w:p w:rsidR="00DD7857" w:rsidRDefault="00DD7857">
      <w:pPr>
        <w:pStyle w:val="Standard"/>
      </w:pPr>
    </w:p>
    <w:p w:rsidR="00DD7857" w:rsidRDefault="008A7D50">
      <w:pPr>
        <w:pStyle w:val="Heading4"/>
      </w:pPr>
      <w:r>
        <w:t>Orientação a Objetos</w:t>
      </w:r>
    </w:p>
    <w:p w:rsidR="00DD7857" w:rsidRDefault="00DD7857">
      <w:pPr>
        <w:pStyle w:val="Textbody"/>
      </w:pPr>
    </w:p>
    <w:p w:rsidR="00DD7857" w:rsidRDefault="008A7D50">
      <w:pPr>
        <w:pStyle w:val="Textbody"/>
      </w:pPr>
      <w:r>
        <w:lastRenderedPageBreak/>
        <w:t>Java é uma linguagem orientada a objetos e, com isso, não é possível desenvolver nenhum programa sem seguir tal paradigma. Um sistema orientado a objetos é composto por um conjunto de classes e objetos bem definidos que interagem entre si, de modo a gerar o resultado esperado.</w:t>
      </w:r>
    </w:p>
    <w:p w:rsidR="00DD7857" w:rsidRDefault="008A7D50">
      <w:pPr>
        <w:pStyle w:val="Textbody"/>
      </w:pPr>
      <w:r>
        <w:t>A Orientação à Objetos modela o mundo real com classes e instâncias. Cada classe é a estrutura de uma variável, ou seja, um tipo de dado. Nela, são declarados atributos e métodos que poderão ser executados ou acessados nas instâncias da mesma classe. As classes possuem uma função muito importante na modelagem orientada a objetos, elas dividem o problema, modularizam a aplicação e baixam o nível de acoplamento do software.</w:t>
      </w:r>
    </w:p>
    <w:p w:rsidR="00DD7857" w:rsidRDefault="008A7D50">
      <w:pPr>
        <w:pStyle w:val="Textbody"/>
      </w:pPr>
      <w:r>
        <w:t>Variáveis de uma classe são chamadas de instâncias de classe. Por exemplo: Se existe uma classe Pessoa existe a instância (variável) pessoa que é do tipo Pessoa. Um Objeto, ou instância, é uma entidade cujas informações podem incluir desde suas características até suas atividades, ou seja, uma abstração de um domínio de um problema.</w:t>
      </w:r>
    </w:p>
    <w:p w:rsidR="00DD7857" w:rsidRDefault="008A7D50">
      <w:pPr>
        <w:pStyle w:val="Textbody"/>
      </w:pPr>
      <w:r>
        <w:t>Abaixo há uma série de definições sobre a arquitetura de orientação a objetos em Java.</w:t>
      </w:r>
    </w:p>
    <w:p w:rsidR="00DD7857" w:rsidRDefault="008A7D50">
      <w:pPr>
        <w:pStyle w:val="Textbody"/>
        <w:numPr>
          <w:ilvl w:val="0"/>
          <w:numId w:val="37"/>
        </w:numPr>
      </w:pPr>
      <w:r>
        <w:t>Pacote: Conjunto de classes e demais arquivos que possuem interesses comuns ou atuam com dependências entre si. Fisicamente são pastas do sistema operacional.</w:t>
      </w:r>
    </w:p>
    <w:p w:rsidR="00DD7857" w:rsidRDefault="008A7D50">
      <w:pPr>
        <w:pStyle w:val="Textbody"/>
        <w:numPr>
          <w:ilvl w:val="0"/>
          <w:numId w:val="37"/>
        </w:numPr>
      </w:pPr>
      <w:r>
        <w:t>Instância, objeto: Uma variável do tipo de uma classe.</w:t>
      </w:r>
    </w:p>
    <w:p w:rsidR="00DD7857" w:rsidRDefault="008A7D50">
      <w:pPr>
        <w:pStyle w:val="Textbody"/>
        <w:numPr>
          <w:ilvl w:val="0"/>
          <w:numId w:val="37"/>
        </w:numPr>
      </w:pPr>
      <w:r>
        <w:t>Construtor: Responsável por iniciar a criação e inicialização de uma instância de classe.</w:t>
      </w:r>
    </w:p>
    <w:p w:rsidR="00DD7857" w:rsidRDefault="008A7D50">
      <w:pPr>
        <w:pStyle w:val="Textbody"/>
        <w:numPr>
          <w:ilvl w:val="0"/>
          <w:numId w:val="37"/>
        </w:numPr>
      </w:pPr>
      <w:r>
        <w:t>Método: Funções em uma classe.</w:t>
      </w:r>
    </w:p>
    <w:p w:rsidR="00DD7857" w:rsidRDefault="008A7D50">
      <w:pPr>
        <w:pStyle w:val="Textbody"/>
        <w:numPr>
          <w:ilvl w:val="0"/>
          <w:numId w:val="37"/>
        </w:numPr>
      </w:pPr>
      <w:r>
        <w:t>Modificador de acesso: Descreve que outras classes podem ter acesso a classe que está se criando. Também é usado para indicar que uma classe pode ser acessada de fora de seu pacote.</w:t>
      </w:r>
    </w:p>
    <w:p w:rsidR="00DD7857" w:rsidRDefault="008A7D50">
      <w:pPr>
        <w:pStyle w:val="Textbody"/>
        <w:numPr>
          <w:ilvl w:val="0"/>
          <w:numId w:val="37"/>
        </w:numPr>
      </w:pPr>
      <w:r>
        <w:t>Hierarquia de classes: Um grupo de classes que estão relacionadas por herança.</w:t>
      </w:r>
    </w:p>
    <w:p w:rsidR="00DD7857" w:rsidRDefault="008A7D50">
      <w:pPr>
        <w:pStyle w:val="Textbody"/>
        <w:numPr>
          <w:ilvl w:val="0"/>
          <w:numId w:val="37"/>
        </w:numPr>
      </w:pPr>
      <w:r>
        <w:t>Superclasse: É a classe que é estendida por uma determinada classe.</w:t>
      </w:r>
    </w:p>
    <w:p w:rsidR="00DD7857" w:rsidRDefault="008A7D50">
      <w:pPr>
        <w:pStyle w:val="Textbody"/>
        <w:numPr>
          <w:ilvl w:val="0"/>
          <w:numId w:val="37"/>
        </w:numPr>
      </w:pPr>
      <w:r>
        <w:t>Subclasse: É a classe que estende determinada classe.</w:t>
      </w:r>
    </w:p>
    <w:p w:rsidR="00DD7857" w:rsidRDefault="008A7D50">
      <w:pPr>
        <w:pStyle w:val="Textbody"/>
        <w:numPr>
          <w:ilvl w:val="0"/>
          <w:numId w:val="37"/>
        </w:numPr>
        <w:spacing w:after="283"/>
      </w:pPr>
      <w:r>
        <w:t>Classe base: A classe de determinada hierarquia que é uma superclasse de todas as outras classes. A classe ” pai de todas ”.</w:t>
      </w:r>
    </w:p>
    <w:p w:rsidR="00DD7857" w:rsidRDefault="008A7D50">
      <w:pPr>
        <w:pStyle w:val="Heading4"/>
      </w:pPr>
      <w:r>
        <w:t>Métodos</w:t>
      </w:r>
    </w:p>
    <w:p w:rsidR="00DD7857" w:rsidRDefault="00DD7857">
      <w:pPr>
        <w:pStyle w:val="Standard"/>
      </w:pPr>
    </w:p>
    <w:p w:rsidR="00DD7857" w:rsidRDefault="008A7D50">
      <w:pPr>
        <w:pStyle w:val="Textbody"/>
      </w:pPr>
      <w:r>
        <w:lastRenderedPageBreak/>
        <w:t>Um método em Java é uma sub-rotina semelhante as funções de C e Pascal. Os métodos têm um retorno e podem conter parâmetros.</w:t>
      </w:r>
    </w:p>
    <w:p w:rsidR="00DD7857" w:rsidRDefault="008A7D50">
      <w:pPr>
        <w:pStyle w:val="Textbody"/>
      </w:pPr>
      <w:r>
        <w:t>Ao declarar um método é possível adicionar modificadores. O modificador estático declara que o método terá um determinado tipo de comportamento dentro do programa orientado a objetos. Na declaração de um método os modificadores precedem o tipo de retorno, que precede o nome do método e a lista de parâmetros. O corpo do método é colocado entre chaves.</w:t>
      </w:r>
    </w:p>
    <w:p w:rsidR="00DD7857" w:rsidRDefault="008A7D50">
      <w:pPr>
        <w:pStyle w:val="Textbody"/>
        <w:spacing w:after="283"/>
      </w:pPr>
      <w:r>
        <w:t>Buscando o exemplo da classe pessoa:</w:t>
      </w:r>
    </w:p>
    <w:p w:rsidR="00DD7857" w:rsidRDefault="008A7D50">
      <w:pPr>
        <w:pStyle w:val="PreformattedText"/>
        <w:spacing w:after="283"/>
      </w:pPr>
      <w:r>
        <w:tab/>
        <w:t>public void testeMetodo (double valor) {</w:t>
      </w:r>
    </w:p>
    <w:p w:rsidR="00DD7857" w:rsidRDefault="008A7D50">
      <w:pPr>
        <w:pStyle w:val="PreformattedText"/>
        <w:spacing w:after="283"/>
      </w:pPr>
      <w:r>
        <w:tab/>
      </w:r>
      <w:r>
        <w:tab/>
        <w:t>double dobroValor = valor + valor;</w:t>
      </w:r>
    </w:p>
    <w:p w:rsidR="00DD7857" w:rsidRDefault="008A7D50">
      <w:pPr>
        <w:pStyle w:val="PreformattedText"/>
        <w:spacing w:after="283"/>
      </w:pPr>
      <w:r>
        <w:tab/>
        <w:t>}</w:t>
      </w:r>
    </w:p>
    <w:p w:rsidR="00DD7857" w:rsidRDefault="008A7D50">
      <w:pPr>
        <w:pStyle w:val="Textbody"/>
      </w:pPr>
      <w:r>
        <w:t>O corpo do método pode conter declarações de variáveis e comandos. As variáveis não ficam restritas a declaração somente antes dos comandos, como acontece em C ou em um local pré-determinado como em Pascal, ao contrário, podem ser declaradas em qualquer lugar. O tipo de retorno de um método pode ser primitivo ou de referência, ou como no método main, pode ser void, ou seja, não retorna nada.</w:t>
      </w:r>
    </w:p>
    <w:p w:rsidR="00DD7857" w:rsidRDefault="008A7D50">
      <w:pPr>
        <w:pStyle w:val="Textbody"/>
      </w:pPr>
      <w:r>
        <w:t>Em Java todos os argumentos são passados por valor. Não existe passagem por referência. Se for variável primitiva o valor da variável é passada no parâmetro e pode ser alterada a vontade dentro da função que nada sofrerá a variável externa. Com objetos o que muda é que o valor passado no parâmetro da função é a referência para o objeto, ou seja, se um objeto for alterado dentro da função, o objeto externo também será alterado, exceto nas instruções objeto = null;</w:t>
      </w:r>
    </w:p>
    <w:p w:rsidR="00DD7857" w:rsidRDefault="00DD7857">
      <w:pPr>
        <w:pStyle w:val="Textbody"/>
      </w:pPr>
    </w:p>
    <w:p w:rsidR="00DD7857" w:rsidRDefault="008A7D50">
      <w:pPr>
        <w:pStyle w:val="Heading4"/>
      </w:pPr>
      <w:r>
        <w:t>Interfaces</w:t>
      </w:r>
    </w:p>
    <w:p w:rsidR="00DD7857" w:rsidRDefault="00DD7857">
      <w:pPr>
        <w:pStyle w:val="Standard"/>
      </w:pPr>
    </w:p>
    <w:p w:rsidR="00DD7857" w:rsidRDefault="008A7D50">
      <w:pPr>
        <w:pStyle w:val="Textbody"/>
      </w:pPr>
      <w:r>
        <w:t>Interfaces foram concebidas para criar um modelo de implementação aumentando o baixo acoplamento entre determinadas partes de um software. Uma interface não pode possuir atributos de instância e nem métodos com implementação, mas pode possuir atributos de estáticos (de classe) e cabeçalhos de métodos que deverão ser desenvolvidos nas classes que implementarão a interface.</w:t>
      </w:r>
    </w:p>
    <w:p w:rsidR="00DD7857" w:rsidRDefault="008A7D50">
      <w:pPr>
        <w:pStyle w:val="Textbody"/>
      </w:pPr>
      <w:r>
        <w:lastRenderedPageBreak/>
        <w:t xml:space="preserve">Muitas vezes as interfaces representam ações ou papéis para as classes. Um exemplo comum de interface é a </w:t>
      </w:r>
      <w:r>
        <w:rPr>
          <w:i/>
          <w:iCs/>
        </w:rPr>
        <w:t>Serializable</w:t>
      </w:r>
      <w:r>
        <w:t xml:space="preserve"> que se encontra dentro do pacote java.io e é muito utilizada em aplicações corporativas. Quando uma classe implementa </w:t>
      </w:r>
      <w:r>
        <w:rPr>
          <w:i/>
          <w:iCs/>
        </w:rPr>
        <w:t>Serializable</w:t>
      </w:r>
      <w:r>
        <w:t xml:space="preserve"> ela não precisa implementar nenhum método definido na interface, mas com esta ação o programador indica ao java que a classe pode ser serializada, transformada em um conjunto de bits para serem armazenados ou transmitidos. A serialização de uma instância armazena todos os seus dados e consegue criar um objeto semelhante na desserialização.</w:t>
      </w:r>
    </w:p>
    <w:p w:rsidR="00DD7857" w:rsidRDefault="008A7D50">
      <w:pPr>
        <w:pStyle w:val="Textbody"/>
        <w:spacing w:after="283"/>
      </w:pPr>
      <w:r>
        <w:t xml:space="preserve">Para implementar uma interface, usa-se a palavra-chave </w:t>
      </w:r>
      <w:r>
        <w:rPr>
          <w:i/>
          <w:iCs/>
        </w:rPr>
        <w:t>implements</w:t>
      </w:r>
      <w:r>
        <w:t xml:space="preserve"> seguida do nome da interface, ou interfaces, visto que não há limite para quantidade de classes em implementação.</w:t>
      </w:r>
    </w:p>
    <w:p w:rsidR="00DD7857" w:rsidRDefault="008A7D50">
      <w:pPr>
        <w:pStyle w:val="Heading4"/>
      </w:pPr>
      <w:r>
        <w:t>Classes Abstratas</w:t>
      </w:r>
    </w:p>
    <w:p w:rsidR="00DD7857" w:rsidRDefault="00DD7857">
      <w:pPr>
        <w:pStyle w:val="Standard"/>
      </w:pPr>
    </w:p>
    <w:p w:rsidR="00DD7857" w:rsidRDefault="008A7D50">
      <w:pPr>
        <w:pStyle w:val="Textbody"/>
      </w:pPr>
      <w:r>
        <w:t>Uma classe abstrata é quase uma interface, com a exceção que ela pode conter implementações. Uma classe abstrata é usada para manter alguma programação nas classes ” Pai ”, porém não pode ser instanciada. Para ser utilizada como instância, uma classe abstrata deve ser estendida por uma classe não abstrata.</w:t>
      </w:r>
    </w:p>
    <w:p w:rsidR="00DD7857" w:rsidRDefault="008A7D50">
      <w:pPr>
        <w:pStyle w:val="Textbody"/>
      </w:pPr>
      <w:r>
        <w:t xml:space="preserve">Para criar uma extensão de qualquer classe, usa-se a palavra-chave </w:t>
      </w:r>
      <w:r>
        <w:rPr>
          <w:i/>
          <w:iCs/>
        </w:rPr>
        <w:t>extends</w:t>
      </w:r>
      <w:r>
        <w:t>. O Java não permite a herança múltipla, como em C, portanto não é possível estender de duas ou mais classes.</w:t>
      </w:r>
    </w:p>
    <w:p w:rsidR="00DD7857" w:rsidRDefault="00DD7857">
      <w:pPr>
        <w:pStyle w:val="Standard"/>
      </w:pPr>
    </w:p>
    <w:p w:rsidR="00DD7857" w:rsidRDefault="008A7D50">
      <w:pPr>
        <w:pStyle w:val="Heading4"/>
      </w:pPr>
      <w:r>
        <w:t>Sobrecarga  de métodos</w:t>
      </w:r>
    </w:p>
    <w:p w:rsidR="00DD7857" w:rsidRDefault="00DD7857">
      <w:pPr>
        <w:pStyle w:val="Standard"/>
      </w:pPr>
    </w:p>
    <w:p w:rsidR="00DD7857" w:rsidRDefault="008A7D50">
      <w:pPr>
        <w:pStyle w:val="Textbody"/>
        <w:spacing w:after="283"/>
      </w:pPr>
      <w:r>
        <w:t>O Java permite que você tenha métodos com o mesmo nome, mas com assinaturas diferentes O interpretador determinará qual método deve ser invocado pelo tipo de parâmetro passado. Os trecho abaixo é válido para uma compilação Java.</w:t>
      </w:r>
    </w:p>
    <w:p w:rsidR="00DD7857" w:rsidRDefault="008A7D50">
      <w:pPr>
        <w:pStyle w:val="PreformattedText"/>
        <w:spacing w:after="283"/>
      </w:pPr>
      <w:r>
        <w:tab/>
        <w:t>public void print (int i) {...}</w:t>
      </w:r>
    </w:p>
    <w:p w:rsidR="00DD7857" w:rsidRPr="005A5400" w:rsidRDefault="008A7D50">
      <w:pPr>
        <w:pStyle w:val="PreformattedText"/>
        <w:spacing w:after="283"/>
        <w:rPr>
          <w:lang w:val="en-US"/>
          <w:rPrChange w:id="491" w:author="eduardo.pichler" w:date="2010-08-23T09:46:00Z">
            <w:rPr/>
          </w:rPrChange>
        </w:rPr>
      </w:pPr>
      <w:r>
        <w:tab/>
      </w:r>
      <w:r w:rsidRPr="005A5400">
        <w:rPr>
          <w:lang w:val="en-US"/>
          <w:rPrChange w:id="492" w:author="eduardo.pichler" w:date="2010-08-23T09:46:00Z">
            <w:rPr/>
          </w:rPrChange>
        </w:rPr>
        <w:t>public void print (float f) {...}</w:t>
      </w:r>
    </w:p>
    <w:p w:rsidR="00DD7857" w:rsidRPr="005A5400" w:rsidRDefault="008A7D50">
      <w:pPr>
        <w:pStyle w:val="PreformattedText"/>
        <w:spacing w:after="283"/>
        <w:rPr>
          <w:lang w:val="en-US"/>
          <w:rPrChange w:id="493" w:author="eduardo.pichler" w:date="2010-08-23T09:46:00Z">
            <w:rPr/>
          </w:rPrChange>
        </w:rPr>
      </w:pPr>
      <w:r w:rsidRPr="005A5400">
        <w:rPr>
          <w:lang w:val="en-US"/>
          <w:rPrChange w:id="494" w:author="eduardo.pichler" w:date="2010-08-23T09:46:00Z">
            <w:rPr/>
          </w:rPrChange>
        </w:rPr>
        <w:tab/>
        <w:t xml:space="preserve"> public void print (String s) {...}</w:t>
      </w:r>
    </w:p>
    <w:p w:rsidR="00DD7857" w:rsidRDefault="008A7D50">
      <w:pPr>
        <w:pStyle w:val="Textbody"/>
      </w:pPr>
      <w:r>
        <w:lastRenderedPageBreak/>
        <w:t>Quando é escrito o código para chamar um desses métodos, a chamada deverá coincidir com tipos de dados da lista de parâmetros de algum dos métodos.</w:t>
      </w:r>
    </w:p>
    <w:p w:rsidR="00DD7857" w:rsidRDefault="008A7D50">
      <w:pPr>
        <w:pStyle w:val="Textbody"/>
      </w:pPr>
      <w:r>
        <w:t>Diferente da sobrecarga, a sobrescrita acontece quando um método existe em uma classe ” pai ” e é reescrito na classe ” filha ” para alterar o comportamento. A assinatura do método deve ser igual na classe ” pai ” e na classe ” filha ”. Como um exemplo abaixo está o código desenvolvido na seção this e super.</w:t>
      </w:r>
    </w:p>
    <w:p w:rsidR="00DD7857" w:rsidRPr="005A5400" w:rsidRDefault="008A7D50">
      <w:pPr>
        <w:pStyle w:val="PreformattedText"/>
        <w:spacing w:after="283"/>
        <w:rPr>
          <w:lang w:val="en-US"/>
          <w:rPrChange w:id="495" w:author="eduardo.pichler" w:date="2010-08-23T09:46:00Z">
            <w:rPr/>
          </w:rPrChange>
        </w:rPr>
      </w:pPr>
      <w:r>
        <w:t xml:space="preserve"> </w:t>
      </w:r>
      <w:r>
        <w:tab/>
      </w:r>
      <w:r w:rsidRPr="005A5400">
        <w:rPr>
          <w:lang w:val="en-US"/>
          <w:rPrChange w:id="496" w:author="eduardo.pichler" w:date="2010-08-23T09:46:00Z">
            <w:rPr/>
          </w:rPrChange>
        </w:rPr>
        <w:t>public class Pai {</w:t>
      </w:r>
    </w:p>
    <w:p w:rsidR="00DD7857" w:rsidRPr="005A5400" w:rsidRDefault="008A7D50">
      <w:pPr>
        <w:pStyle w:val="PreformattedText"/>
        <w:spacing w:after="283"/>
        <w:rPr>
          <w:lang w:val="en-US"/>
          <w:rPrChange w:id="497" w:author="eduardo.pichler" w:date="2010-08-23T09:46:00Z">
            <w:rPr/>
          </w:rPrChange>
        </w:rPr>
      </w:pPr>
      <w:r w:rsidRPr="005A5400">
        <w:rPr>
          <w:lang w:val="en-US"/>
          <w:rPrChange w:id="498" w:author="eduardo.pichler" w:date="2010-08-23T09:46:00Z">
            <w:rPr/>
          </w:rPrChange>
        </w:rPr>
        <w:tab/>
      </w:r>
      <w:r w:rsidRPr="005A5400">
        <w:rPr>
          <w:lang w:val="en-US"/>
          <w:rPrChange w:id="499" w:author="eduardo.pichler" w:date="2010-08-23T09:46:00Z">
            <w:rPr/>
          </w:rPrChange>
        </w:rPr>
        <w:tab/>
        <w:t>public int lançar (int numero) {</w:t>
      </w:r>
    </w:p>
    <w:p w:rsidR="00DD7857" w:rsidRPr="005A5400" w:rsidRDefault="008A7D50">
      <w:pPr>
        <w:pStyle w:val="PreformattedText"/>
        <w:spacing w:after="283"/>
        <w:rPr>
          <w:lang w:val="en-US"/>
          <w:rPrChange w:id="500" w:author="eduardo.pichler" w:date="2010-08-23T09:46:00Z">
            <w:rPr/>
          </w:rPrChange>
        </w:rPr>
      </w:pPr>
      <w:r w:rsidRPr="005A5400">
        <w:rPr>
          <w:lang w:val="en-US"/>
          <w:rPrChange w:id="501" w:author="eduardo.pichler" w:date="2010-08-23T09:46:00Z">
            <w:rPr/>
          </w:rPrChange>
        </w:rPr>
        <w:tab/>
      </w:r>
      <w:r w:rsidRPr="005A5400">
        <w:rPr>
          <w:lang w:val="en-US"/>
          <w:rPrChange w:id="502" w:author="eduardo.pichler" w:date="2010-08-23T09:46:00Z">
            <w:rPr/>
          </w:rPrChange>
        </w:rPr>
        <w:tab/>
      </w:r>
      <w:r w:rsidRPr="005A5400">
        <w:rPr>
          <w:lang w:val="en-US"/>
          <w:rPrChange w:id="503" w:author="eduardo.pichler" w:date="2010-08-23T09:46:00Z">
            <w:rPr/>
          </w:rPrChange>
        </w:rPr>
        <w:tab/>
        <w:t>return 6 \ % numero;</w:t>
      </w:r>
    </w:p>
    <w:p w:rsidR="00DD7857" w:rsidRPr="005A5400" w:rsidRDefault="008A7D50">
      <w:pPr>
        <w:pStyle w:val="PreformattedText"/>
        <w:spacing w:after="283"/>
        <w:rPr>
          <w:lang w:val="en-US"/>
          <w:rPrChange w:id="504" w:author="eduardo.pichler" w:date="2010-08-23T09:46:00Z">
            <w:rPr/>
          </w:rPrChange>
        </w:rPr>
      </w:pPr>
      <w:r w:rsidRPr="005A5400">
        <w:rPr>
          <w:lang w:val="en-US"/>
          <w:rPrChange w:id="505" w:author="eduardo.pichler" w:date="2010-08-23T09:46:00Z">
            <w:rPr/>
          </w:rPrChange>
        </w:rPr>
        <w:tab/>
      </w:r>
      <w:r w:rsidRPr="005A5400">
        <w:rPr>
          <w:lang w:val="en-US"/>
          <w:rPrChange w:id="506" w:author="eduardo.pichler" w:date="2010-08-23T09:46:00Z">
            <w:rPr/>
          </w:rPrChange>
        </w:rPr>
        <w:tab/>
        <w:t>}</w:t>
      </w:r>
      <w:r w:rsidRPr="005A5400">
        <w:rPr>
          <w:lang w:val="en-US"/>
          <w:rPrChange w:id="507" w:author="eduardo.pichler" w:date="2010-08-23T09:46:00Z">
            <w:rPr/>
          </w:rPrChange>
        </w:rPr>
        <w:tab/>
      </w:r>
    </w:p>
    <w:p w:rsidR="00DD7857" w:rsidRPr="005A5400" w:rsidRDefault="008A7D50">
      <w:pPr>
        <w:pStyle w:val="PreformattedText"/>
        <w:spacing w:after="283"/>
        <w:rPr>
          <w:lang w:val="en-US"/>
          <w:rPrChange w:id="508" w:author="eduardo.pichler" w:date="2010-08-23T09:46:00Z">
            <w:rPr/>
          </w:rPrChange>
        </w:rPr>
      </w:pPr>
      <w:r w:rsidRPr="005A5400">
        <w:rPr>
          <w:lang w:val="en-US"/>
          <w:rPrChange w:id="509" w:author="eduardo.pichler" w:date="2010-08-23T09:46:00Z">
            <w:rPr/>
          </w:rPrChange>
        </w:rPr>
        <w:tab/>
        <w:t>}</w:t>
      </w:r>
    </w:p>
    <w:p w:rsidR="00DD7857" w:rsidRPr="005A5400" w:rsidRDefault="008A7D50">
      <w:pPr>
        <w:pStyle w:val="PreformattedText"/>
        <w:spacing w:after="283"/>
        <w:rPr>
          <w:lang w:val="en-US"/>
          <w:rPrChange w:id="510" w:author="eduardo.pichler" w:date="2010-08-23T09:46:00Z">
            <w:rPr/>
          </w:rPrChange>
        </w:rPr>
      </w:pPr>
      <w:r w:rsidRPr="005A5400">
        <w:rPr>
          <w:lang w:val="en-US"/>
          <w:rPrChange w:id="511" w:author="eduardo.pichler" w:date="2010-08-23T09:46:00Z">
            <w:rPr/>
          </w:rPrChange>
        </w:rPr>
        <w:tab/>
        <w:t>public class Filho extends Pai {</w:t>
      </w:r>
    </w:p>
    <w:p w:rsidR="00DD7857" w:rsidRPr="005A5400" w:rsidRDefault="008A7D50">
      <w:pPr>
        <w:pStyle w:val="PreformattedText"/>
        <w:spacing w:after="283"/>
        <w:rPr>
          <w:lang w:val="en-US"/>
          <w:rPrChange w:id="512" w:author="eduardo.pichler" w:date="2010-08-23T09:46:00Z">
            <w:rPr/>
          </w:rPrChange>
        </w:rPr>
      </w:pPr>
      <w:r w:rsidRPr="005A5400">
        <w:rPr>
          <w:lang w:val="en-US"/>
          <w:rPrChange w:id="513" w:author="eduardo.pichler" w:date="2010-08-23T09:46:00Z">
            <w:rPr/>
          </w:rPrChange>
        </w:rPr>
        <w:tab/>
      </w:r>
      <w:r w:rsidRPr="005A5400">
        <w:rPr>
          <w:lang w:val="en-US"/>
          <w:rPrChange w:id="514" w:author="eduardo.pichler" w:date="2010-08-23T09:46:00Z">
            <w:rPr/>
          </w:rPrChange>
        </w:rPr>
        <w:tab/>
        <w:t>public int lançar (int numero) {</w:t>
      </w:r>
    </w:p>
    <w:p w:rsidR="00DD7857" w:rsidRPr="005A5400" w:rsidRDefault="008A7D50">
      <w:pPr>
        <w:pStyle w:val="PreformattedText"/>
        <w:spacing w:after="283"/>
        <w:rPr>
          <w:lang w:val="en-US"/>
          <w:rPrChange w:id="515" w:author="eduardo.pichler" w:date="2010-08-23T09:46:00Z">
            <w:rPr/>
          </w:rPrChange>
        </w:rPr>
      </w:pPr>
      <w:r w:rsidRPr="005A5400">
        <w:rPr>
          <w:lang w:val="en-US"/>
          <w:rPrChange w:id="516" w:author="eduardo.pichler" w:date="2010-08-23T09:46:00Z">
            <w:rPr/>
          </w:rPrChange>
        </w:rPr>
        <w:tab/>
      </w:r>
      <w:r w:rsidRPr="005A5400">
        <w:rPr>
          <w:lang w:val="en-US"/>
          <w:rPrChange w:id="517" w:author="eduardo.pichler" w:date="2010-08-23T09:46:00Z">
            <w:rPr/>
          </w:rPrChange>
        </w:rPr>
        <w:tab/>
      </w:r>
      <w:r w:rsidRPr="005A5400">
        <w:rPr>
          <w:lang w:val="en-US"/>
          <w:rPrChange w:id="518" w:author="eduardo.pichler" w:date="2010-08-23T09:46:00Z">
            <w:rPr/>
          </w:rPrChange>
        </w:rPr>
        <w:tab/>
        <w:t>if (numero = = 0) {</w:t>
      </w:r>
    </w:p>
    <w:p w:rsidR="00DD7857" w:rsidRPr="005A5400" w:rsidRDefault="008A7D50">
      <w:pPr>
        <w:pStyle w:val="PreformattedText"/>
        <w:spacing w:after="283"/>
        <w:rPr>
          <w:lang w:val="en-US"/>
          <w:rPrChange w:id="519" w:author="eduardo.pichler" w:date="2010-08-23T09:46:00Z">
            <w:rPr/>
          </w:rPrChange>
        </w:rPr>
      </w:pPr>
      <w:r w:rsidRPr="005A5400">
        <w:rPr>
          <w:lang w:val="en-US"/>
          <w:rPrChange w:id="520" w:author="eduardo.pichler" w:date="2010-08-23T09:46:00Z">
            <w:rPr/>
          </w:rPrChange>
        </w:rPr>
        <w:tab/>
      </w:r>
      <w:r w:rsidRPr="005A5400">
        <w:rPr>
          <w:lang w:val="en-US"/>
          <w:rPrChange w:id="521" w:author="eduardo.pichler" w:date="2010-08-23T09:46:00Z">
            <w:rPr/>
          </w:rPrChange>
        </w:rPr>
        <w:tab/>
      </w:r>
      <w:r w:rsidRPr="005A5400">
        <w:rPr>
          <w:lang w:val="en-US"/>
          <w:rPrChange w:id="522" w:author="eduardo.pichler" w:date="2010-08-23T09:46:00Z">
            <w:rPr/>
          </w:rPrChange>
        </w:rPr>
        <w:tab/>
      </w:r>
      <w:r w:rsidRPr="005A5400">
        <w:rPr>
          <w:lang w:val="en-US"/>
          <w:rPrChange w:id="523" w:author="eduardo.pichler" w:date="2010-08-23T09:46:00Z">
            <w:rPr/>
          </w:rPrChange>
        </w:rPr>
        <w:tab/>
        <w:t>return this.numero;</w:t>
      </w:r>
    </w:p>
    <w:p w:rsidR="00DD7857" w:rsidRDefault="008A7D50">
      <w:pPr>
        <w:pStyle w:val="PreformattedText"/>
        <w:spacing w:after="283"/>
      </w:pPr>
      <w:r w:rsidRPr="005A5400">
        <w:rPr>
          <w:lang w:val="en-US"/>
          <w:rPrChange w:id="524" w:author="eduardo.pichler" w:date="2010-08-23T09:46:00Z">
            <w:rPr/>
          </w:rPrChange>
        </w:rPr>
        <w:tab/>
      </w:r>
      <w:r w:rsidRPr="005A5400">
        <w:rPr>
          <w:lang w:val="en-US"/>
          <w:rPrChange w:id="525" w:author="eduardo.pichler" w:date="2010-08-23T09:46:00Z">
            <w:rPr/>
          </w:rPrChange>
        </w:rPr>
        <w:tab/>
      </w:r>
      <w:r w:rsidRPr="005A5400">
        <w:rPr>
          <w:lang w:val="en-US"/>
          <w:rPrChange w:id="526" w:author="eduardo.pichler" w:date="2010-08-23T09:46:00Z">
            <w:rPr/>
          </w:rPrChange>
        </w:rPr>
        <w:tab/>
      </w:r>
      <w:r>
        <w:t>}</w:t>
      </w:r>
    </w:p>
    <w:p w:rsidR="00DD7857" w:rsidRDefault="008A7D50">
      <w:pPr>
        <w:pStyle w:val="PreformattedText"/>
        <w:spacing w:after="283"/>
      </w:pPr>
      <w:r>
        <w:tab/>
      </w:r>
      <w:r>
        <w:tab/>
        <w:t xml:space="preserve"> super.lançar (numero);</w:t>
      </w:r>
    </w:p>
    <w:p w:rsidR="00DD7857" w:rsidRDefault="008A7D50">
      <w:pPr>
        <w:pStyle w:val="PreformattedText"/>
        <w:spacing w:after="283"/>
      </w:pPr>
      <w:r>
        <w:tab/>
      </w:r>
      <w:r>
        <w:tab/>
        <w:t>}</w:t>
      </w:r>
    </w:p>
    <w:p w:rsidR="00DD7857" w:rsidRDefault="008A7D50">
      <w:pPr>
        <w:pStyle w:val="PreformattedText"/>
        <w:spacing w:after="283"/>
      </w:pPr>
      <w:r>
        <w:tab/>
        <w:t>}</w:t>
      </w:r>
    </w:p>
    <w:p w:rsidR="00DD7857" w:rsidRDefault="008A7D50">
      <w:pPr>
        <w:pStyle w:val="Textbody"/>
        <w:spacing w:after="283"/>
      </w:pPr>
      <w:r>
        <w:t>O método public int lançar (int numero) existe na classe filha e na pai, o primeiro a ser invocado é o Filho, e, via a palavra chave super, o interpretador chamará o método pai. Caso não houver o comando super.lançar (numero); o método pai não seria invocado.</w:t>
      </w:r>
    </w:p>
    <w:p w:rsidR="00DD7857" w:rsidRDefault="008A7D50">
      <w:pPr>
        <w:pStyle w:val="Heading4"/>
      </w:pPr>
      <w:r>
        <w:t>Tratamento de Exceções</w:t>
      </w:r>
    </w:p>
    <w:p w:rsidR="00DD7857" w:rsidRDefault="00DD7857">
      <w:pPr>
        <w:pStyle w:val="Textbody"/>
      </w:pPr>
    </w:p>
    <w:p w:rsidR="00DD7857" w:rsidRDefault="008A7D50">
      <w:pPr>
        <w:pStyle w:val="Textbody"/>
      </w:pPr>
      <w:r>
        <w:t xml:space="preserve">As exceções em Java são classes que herdam de </w:t>
      </w:r>
      <w:r>
        <w:rPr>
          <w:i/>
          <w:iCs/>
        </w:rPr>
        <w:t>java.lang.Throwable</w:t>
      </w:r>
      <w:r>
        <w:t xml:space="preserve">. Basicamente existem três tipos de exceções que são herdadas de </w:t>
      </w:r>
      <w:r>
        <w:rPr>
          <w:i/>
          <w:iCs/>
        </w:rPr>
        <w:t>Throwable</w:t>
      </w:r>
      <w:r>
        <w:t>:</w:t>
      </w:r>
    </w:p>
    <w:p w:rsidR="00DD7857" w:rsidRDefault="008A7D50">
      <w:pPr>
        <w:pStyle w:val="Textbody"/>
        <w:numPr>
          <w:ilvl w:val="0"/>
          <w:numId w:val="38"/>
        </w:numPr>
        <w:ind w:left="61" w:firstLine="0"/>
      </w:pPr>
      <w:r>
        <w:rPr>
          <w:i/>
          <w:iCs/>
        </w:rPr>
        <w:lastRenderedPageBreak/>
        <w:t>Error</w:t>
      </w:r>
      <w:r>
        <w:t>: Exceção grave que normalmente não pode ser tratado, como falhas físicas e condições anormais de funcionamento.</w:t>
      </w:r>
    </w:p>
    <w:p w:rsidR="00DD7857" w:rsidRDefault="008A7D50">
      <w:pPr>
        <w:pStyle w:val="Textbody"/>
        <w:numPr>
          <w:ilvl w:val="0"/>
          <w:numId w:val="38"/>
        </w:numPr>
        <w:ind w:left="0" w:firstLine="0"/>
      </w:pPr>
      <w:r>
        <w:rPr>
          <w:i/>
          <w:iCs/>
        </w:rPr>
        <w:t>Exception</w:t>
      </w:r>
      <w:r>
        <w:t xml:space="preserve">: Exceções genéricas que devem ser tratadas utilizando declarações </w:t>
      </w:r>
      <w:r>
        <w:rPr>
          <w:i/>
          <w:iCs/>
        </w:rPr>
        <w:t>throws</w:t>
      </w:r>
      <w:r>
        <w:t xml:space="preserve"> ou criar o tratamento para a exceção com</w:t>
      </w:r>
      <w:r>
        <w:rPr>
          <w:i/>
          <w:iCs/>
        </w:rPr>
        <w:t xml:space="preserve"> try catch.</w:t>
      </w:r>
    </w:p>
    <w:p w:rsidR="00DD7857" w:rsidRDefault="008A7D50">
      <w:pPr>
        <w:pStyle w:val="Textbody"/>
        <w:numPr>
          <w:ilvl w:val="0"/>
          <w:numId w:val="38"/>
        </w:numPr>
        <w:ind w:left="0" w:firstLine="0"/>
      </w:pPr>
      <w:r>
        <w:rPr>
          <w:i/>
          <w:iCs/>
        </w:rPr>
        <w:t>RuntimeException</w:t>
      </w:r>
      <w:r>
        <w:t xml:space="preserve">: São exceções que podem ser lançadas durante a execução da JVM. Podem ser tratadas, porém não precisam ser tratadas com </w:t>
      </w:r>
      <w:r>
        <w:rPr>
          <w:i/>
          <w:iCs/>
        </w:rPr>
        <w:t>throws</w:t>
      </w:r>
      <w:r>
        <w:t xml:space="preserve"> ou com </w:t>
      </w:r>
      <w:r>
        <w:rPr>
          <w:i/>
          <w:iCs/>
        </w:rPr>
        <w:t>try</w:t>
      </w:r>
      <w:r>
        <w:t xml:space="preserve"> </w:t>
      </w:r>
      <w:r>
        <w:rPr>
          <w:i/>
          <w:iCs/>
        </w:rPr>
        <w:t>catch</w:t>
      </w:r>
    </w:p>
    <w:p w:rsidR="00DD7857" w:rsidRDefault="008A7D50">
      <w:pPr>
        <w:pStyle w:val="Textbody"/>
        <w:spacing w:after="283"/>
      </w:pPr>
      <w:r>
        <w:t>Em Java pode-se escolher onde se quer tratar a exceção. Se for para tratar no mesmo método que ela ocorreu, usa-se a instrução:</w:t>
      </w:r>
    </w:p>
    <w:p w:rsidR="00DD7857" w:rsidRDefault="008A7D50">
      <w:pPr>
        <w:pStyle w:val="PreformattedText"/>
        <w:spacing w:after="283"/>
      </w:pPr>
      <w:r>
        <w:tab/>
        <w:t>try {</w:t>
      </w:r>
    </w:p>
    <w:p w:rsidR="00DD7857" w:rsidRDefault="008A7D50">
      <w:pPr>
        <w:pStyle w:val="PreformattedText"/>
        <w:spacing w:after="283"/>
      </w:pPr>
      <w:r>
        <w:tab/>
        <w:t>}catch () {</w:t>
      </w:r>
    </w:p>
    <w:p w:rsidR="00DD7857" w:rsidRDefault="008A7D50">
      <w:pPr>
        <w:pStyle w:val="PreformattedText"/>
        <w:spacing w:after="283"/>
      </w:pPr>
      <w:r>
        <w:tab/>
        <w:t>} catch () {</w:t>
      </w:r>
    </w:p>
    <w:p w:rsidR="00DD7857" w:rsidRDefault="008A7D50">
      <w:pPr>
        <w:pStyle w:val="PreformattedText"/>
        <w:spacing w:after="283"/>
      </w:pPr>
      <w:r>
        <w:tab/>
        <w:t>} finally {</w:t>
      </w:r>
    </w:p>
    <w:p w:rsidR="00DD7857" w:rsidRDefault="008A7D50">
      <w:pPr>
        <w:pStyle w:val="PreformattedText"/>
        <w:spacing w:after="283"/>
      </w:pPr>
      <w:r>
        <w:tab/>
        <w:t>}</w:t>
      </w:r>
    </w:p>
    <w:p w:rsidR="00DD7857" w:rsidRDefault="008A7D50">
      <w:pPr>
        <w:pStyle w:val="Textbody"/>
      </w:pPr>
      <w:r>
        <w:t xml:space="preserve">A instrução try, como seu nome já fala, tenta executar um bloco de comandos. Ao ocorrer qualquer erro a JVM passará o controle para um dos </w:t>
      </w:r>
      <w:r>
        <w:rPr>
          <w:i/>
          <w:iCs/>
        </w:rPr>
        <w:t>catch</w:t>
      </w:r>
      <w:r>
        <w:t>, o que mais se apropriar para a exceção lançada.</w:t>
      </w:r>
    </w:p>
    <w:p w:rsidR="00DD7857" w:rsidRDefault="008A7D50">
      <w:pPr>
        <w:pStyle w:val="Textbody"/>
      </w:pPr>
      <w:r>
        <w:t xml:space="preserve">Se a JVM não encontrar um </w:t>
      </w:r>
      <w:r>
        <w:rPr>
          <w:i/>
          <w:iCs/>
        </w:rPr>
        <w:t>catch</w:t>
      </w:r>
      <w:r>
        <w:t xml:space="preserve"> apropriado e se houver uma cláusula </w:t>
      </w:r>
      <w:r>
        <w:rPr>
          <w:i/>
          <w:iCs/>
        </w:rPr>
        <w:t>finally</w:t>
      </w:r>
      <w:r>
        <w:t xml:space="preserve"> ela é executada, se não houver um </w:t>
      </w:r>
      <w:r>
        <w:rPr>
          <w:i/>
          <w:iCs/>
        </w:rPr>
        <w:t>finally</w:t>
      </w:r>
      <w:r>
        <w:t xml:space="preserve"> o Java repassa a exceção para o método que chamou este, e assim continua até que a exceção seja simplesmente lançada na tela para o usuário. [2]</w:t>
      </w:r>
    </w:p>
    <w:p w:rsidR="00DD7857" w:rsidRDefault="00DD7857">
      <w:pPr>
        <w:pStyle w:val="Standard"/>
      </w:pPr>
    </w:p>
    <w:p w:rsidR="00DD7857" w:rsidRDefault="00DD7857">
      <w:pPr>
        <w:pStyle w:val="Standard"/>
      </w:pPr>
    </w:p>
    <w:p w:rsidR="00DD7857" w:rsidRDefault="00DD7857">
      <w:pPr>
        <w:pStyle w:val="Standard"/>
      </w:pPr>
    </w:p>
    <w:p w:rsidR="00DD7857" w:rsidRDefault="008A7D50" w:rsidP="00DD7857">
      <w:pPr>
        <w:pStyle w:val="Heading2"/>
      </w:pPr>
      <w:bookmarkStart w:id="527" w:name="_Toc270320249"/>
      <w:r>
        <w:t>JDeveloper 10g</w:t>
      </w:r>
      <w:bookmarkEnd w:id="527"/>
    </w:p>
    <w:p w:rsidR="00DD7857" w:rsidRDefault="00DD7857">
      <w:pPr>
        <w:pStyle w:val="Textbody"/>
      </w:pPr>
    </w:p>
    <w:p w:rsidR="00DD7857" w:rsidRDefault="008A7D50">
      <w:pPr>
        <w:pStyle w:val="Textbody"/>
      </w:pPr>
      <w:r>
        <w:t>Oracle JDeveloper 10</w:t>
      </w:r>
      <w:r>
        <w:rPr>
          <w:i/>
          <w:iCs/>
        </w:rPr>
        <w:t xml:space="preserve">g </w:t>
      </w:r>
      <w:r>
        <w:t>é um ambiente completo e integrado de desenvolvimento de aplicações baseados em  padrões Orientados à Serviço (SOA). O JDeveloper suporta os últimos padrões Java (J2SE 5.0, J2EE 1.4, EJB 3.0), e o desenvolvimento visual de JavaServer Faces.</w:t>
      </w:r>
    </w:p>
    <w:p w:rsidR="00DD7857" w:rsidRDefault="008A7D50">
      <w:pPr>
        <w:pStyle w:val="Textbody"/>
      </w:pPr>
      <w:r>
        <w:t>O JDeveloper tornou-se gratuito em 2005. Entre as características da ferramenta, pode ser citado:</w:t>
      </w:r>
    </w:p>
    <w:p w:rsidR="00DD7857" w:rsidRDefault="00DD7857">
      <w:pPr>
        <w:pStyle w:val="Textbody"/>
      </w:pPr>
    </w:p>
    <w:p w:rsidR="00DD7857" w:rsidRDefault="008A7D50" w:rsidP="00DD7857">
      <w:pPr>
        <w:pStyle w:val="Heading3"/>
      </w:pPr>
      <w:bookmarkStart w:id="528" w:name="Team_development_with_projects"/>
      <w:bookmarkStart w:id="529" w:name="_Toc270320250"/>
      <w:r>
        <w:t>Desenvolvimento colaborativo em equipe</w:t>
      </w:r>
      <w:bookmarkEnd w:id="528"/>
      <w:bookmarkEnd w:id="529"/>
    </w:p>
    <w:p w:rsidR="00DD7857" w:rsidRDefault="00DD7857">
      <w:pPr>
        <w:pStyle w:val="Standard"/>
      </w:pPr>
    </w:p>
    <w:p w:rsidR="00DD7857" w:rsidRDefault="008A7D50" w:rsidP="00E53B75">
      <w:pPr>
        <w:pStyle w:val="Textbody"/>
        <w:numPr>
          <w:ilvl w:val="0"/>
          <w:numId w:val="58"/>
        </w:numPr>
        <w:pPrChange w:id="530" w:author="eduardo.pichler" w:date="2010-08-23T10:00:00Z">
          <w:pPr>
            <w:pStyle w:val="Textbody"/>
            <w:numPr>
              <w:numId w:val="39"/>
            </w:numPr>
            <w:ind w:left="709" w:hanging="360"/>
          </w:pPr>
        </w:pPrChange>
      </w:pPr>
      <w:r>
        <w:t>Projetos dinâmicos: Projetos são sempre dinâmicos, o JDeveloper guarda guarda uma lista de diretórios contento fontes e não uma lista de fontes apenas.</w:t>
      </w:r>
    </w:p>
    <w:p w:rsidR="00DD7857" w:rsidRDefault="008A7D50" w:rsidP="00E53B75">
      <w:pPr>
        <w:pStyle w:val="Textbody"/>
        <w:numPr>
          <w:ilvl w:val="0"/>
          <w:numId w:val="58"/>
        </w:numPr>
        <w:pPrChange w:id="531" w:author="eduardo.pichler" w:date="2010-08-23T10:00:00Z">
          <w:pPr>
            <w:pStyle w:val="Textbody"/>
            <w:numPr>
              <w:numId w:val="39"/>
            </w:numPr>
            <w:ind w:left="709" w:hanging="360"/>
          </w:pPr>
        </w:pPrChange>
      </w:pPr>
      <w:r>
        <w:t>Área de trabalho: permite que o navegador seja configurado para mostrar os subconjuntos de arquivos do projeto, muito útil em grandes projetos.</w:t>
      </w:r>
    </w:p>
    <w:p w:rsidR="00DD7857" w:rsidRDefault="008A7D50" w:rsidP="00E53B75">
      <w:pPr>
        <w:pStyle w:val="Textbody"/>
        <w:numPr>
          <w:ilvl w:val="0"/>
          <w:numId w:val="58"/>
        </w:numPr>
        <w:pPrChange w:id="532" w:author="eduardo.pichler" w:date="2010-08-23T10:00:00Z">
          <w:pPr>
            <w:pStyle w:val="Textbody"/>
            <w:numPr>
              <w:numId w:val="39"/>
            </w:numPr>
            <w:ind w:left="709" w:hanging="360"/>
          </w:pPr>
        </w:pPrChange>
      </w:pPr>
      <w:r>
        <w:t>Propriedades e preferências de usuários compartilháveis: É possível ter controle sobre propriedades do projeto para que as tornem compartilháveis, permitindo que usuários possam sobrescrever configurações sem causar impacto significativo no resto da equipe.</w:t>
      </w:r>
    </w:p>
    <w:p w:rsidR="00DD7857" w:rsidRDefault="008A7D50" w:rsidP="00E53B75">
      <w:pPr>
        <w:pStyle w:val="Textbody"/>
        <w:numPr>
          <w:ilvl w:val="0"/>
          <w:numId w:val="58"/>
        </w:numPr>
        <w:pPrChange w:id="533" w:author="eduardo.pichler" w:date="2010-08-23T10:00:00Z">
          <w:pPr>
            <w:pStyle w:val="Textbody"/>
            <w:numPr>
              <w:numId w:val="39"/>
            </w:numPr>
            <w:ind w:left="709" w:hanging="360"/>
          </w:pPr>
        </w:pPrChange>
      </w:pPr>
      <w:r>
        <w:t>Lista global de exclusão: Permite que arquivos com certo tipo de extensão não sejam considerados parte do projeto.</w:t>
      </w:r>
    </w:p>
    <w:p w:rsidR="00DD7857" w:rsidRDefault="008A7D50" w:rsidP="00E53B75">
      <w:pPr>
        <w:pStyle w:val="Textbody"/>
        <w:numPr>
          <w:ilvl w:val="0"/>
          <w:numId w:val="58"/>
        </w:numPr>
        <w:pPrChange w:id="534" w:author="eduardo.pichler" w:date="2010-08-23T10:00:00Z">
          <w:pPr>
            <w:pStyle w:val="Textbody"/>
            <w:numPr>
              <w:numId w:val="39"/>
            </w:numPr>
            <w:ind w:left="709" w:hanging="360"/>
          </w:pPr>
        </w:pPrChange>
      </w:pPr>
      <w:r>
        <w:t>Gerenciamento de bibliotecas: Bibliotecas  podem ser guardadas em qualquer lugar do disco.</w:t>
      </w:r>
    </w:p>
    <w:p w:rsidR="00DD7857" w:rsidRDefault="008A7D50" w:rsidP="00E53B75">
      <w:pPr>
        <w:pStyle w:val="Textbody"/>
        <w:numPr>
          <w:ilvl w:val="0"/>
          <w:numId w:val="58"/>
        </w:numPr>
        <w:pPrChange w:id="535" w:author="eduardo.pichler" w:date="2010-08-23T10:00:00Z">
          <w:pPr>
            <w:pStyle w:val="Textbody"/>
            <w:numPr>
              <w:numId w:val="39"/>
            </w:numPr>
            <w:ind w:left="709" w:hanging="360"/>
          </w:pPr>
        </w:pPrChange>
      </w:pPr>
      <w:r>
        <w:t>Filtros de histórico customizáveis: O navegador dos fontes que estão sob controle de versão suportam customização da navegação através de filtros.</w:t>
      </w:r>
    </w:p>
    <w:p w:rsidR="00DD7857" w:rsidRDefault="00DD7857">
      <w:pPr>
        <w:pStyle w:val="Standard"/>
      </w:pPr>
    </w:p>
    <w:p w:rsidR="00DD7857" w:rsidRDefault="00DD7857" w:rsidP="00DD7857">
      <w:pPr>
        <w:pStyle w:val="Heading2"/>
        <w:numPr>
          <w:ilvl w:val="0"/>
          <w:numId w:val="0"/>
        </w:numPr>
      </w:pPr>
    </w:p>
    <w:p w:rsidR="00DD7857" w:rsidRDefault="008A7D50" w:rsidP="00DD7857">
      <w:pPr>
        <w:pStyle w:val="Heading3"/>
      </w:pPr>
      <w:bookmarkStart w:id="536" w:name="_Toc270320251"/>
      <w:r>
        <w:t>Codificação e Navegação</w:t>
      </w:r>
      <w:bookmarkEnd w:id="536"/>
    </w:p>
    <w:p w:rsidR="00DD7857" w:rsidRDefault="008A7D50">
      <w:pPr>
        <w:pStyle w:val="Heading4"/>
      </w:pPr>
      <w:r>
        <w:t>Refactoring</w:t>
      </w:r>
    </w:p>
    <w:p w:rsidR="00DD7857" w:rsidRDefault="00DD7857">
      <w:pPr>
        <w:pStyle w:val="Textbody"/>
      </w:pPr>
    </w:p>
    <w:p w:rsidR="00DD7857" w:rsidRDefault="008A7D50" w:rsidP="00E53B75">
      <w:pPr>
        <w:pStyle w:val="Textbody"/>
        <w:numPr>
          <w:ilvl w:val="0"/>
          <w:numId w:val="60"/>
        </w:numPr>
        <w:pPrChange w:id="537" w:author="eduardo.pichler" w:date="2010-08-23T10:00:00Z">
          <w:pPr>
            <w:pStyle w:val="Textbody"/>
            <w:numPr>
              <w:numId w:val="40"/>
            </w:numPr>
            <w:ind w:left="709" w:hanging="360"/>
          </w:pPr>
        </w:pPrChange>
      </w:pPr>
      <w:r>
        <w:t xml:space="preserve">O poderoso framework de </w:t>
      </w:r>
      <w:r>
        <w:rPr>
          <w:i/>
          <w:iCs/>
        </w:rPr>
        <w:t xml:space="preserve">refactoring </w:t>
      </w:r>
      <w:r>
        <w:t xml:space="preserve">permite que antes de ser feito a modificação, um </w:t>
      </w:r>
      <w:r>
        <w:rPr>
          <w:i/>
          <w:iCs/>
        </w:rPr>
        <w:t xml:space="preserve">preview </w:t>
      </w:r>
      <w:r>
        <w:t>de tudo que irá acontecer seja visualizado, com os fontes que serão atualizados. É dado a escolha de prosseguir ou não. Pode também ser desfeito qualquer modificação se for necessário.</w:t>
      </w:r>
    </w:p>
    <w:p w:rsidR="00DD7857" w:rsidRDefault="008A7D50" w:rsidP="00E53B75">
      <w:pPr>
        <w:pStyle w:val="Textbody"/>
        <w:numPr>
          <w:ilvl w:val="0"/>
          <w:numId w:val="60"/>
        </w:numPr>
        <w:pPrChange w:id="538" w:author="eduardo.pichler" w:date="2010-08-23T10:00:00Z">
          <w:pPr>
            <w:pStyle w:val="Textbody"/>
            <w:numPr>
              <w:numId w:val="41"/>
            </w:numPr>
            <w:ind w:left="709" w:hanging="360"/>
          </w:pPr>
        </w:pPrChange>
      </w:pPr>
      <w:r>
        <w:t xml:space="preserve">O mecanismo de </w:t>
      </w:r>
      <w:r>
        <w:rPr>
          <w:i/>
          <w:iCs/>
        </w:rPr>
        <w:t>refactoring</w:t>
      </w:r>
      <w:r>
        <w:t xml:space="preserve"> é integrado com o software de controle de versões. Se uma classe que ainda é referenciada for renomeada, o JDeveloper fará o </w:t>
      </w:r>
      <w:r>
        <w:rPr>
          <w:i/>
          <w:iCs/>
        </w:rPr>
        <w:t>chekout</w:t>
      </w:r>
      <w:r>
        <w:t xml:space="preserve"> do arquivo para manterem sincronizados.</w:t>
      </w:r>
    </w:p>
    <w:p w:rsidR="00DD7857" w:rsidRDefault="00DD7857">
      <w:pPr>
        <w:pStyle w:val="Textbody"/>
      </w:pPr>
      <w:r w:rsidRPr="00DD7857">
        <w:lastRenderedPageBreak/>
        <w:pict>
          <v:shape id="Quadro39" o:spid="_x0000_s1028" type="#_x0000_t202" style="position:absolute;left:0;text-align:left;margin-left:0;margin-top:10.9pt;width:280.25pt;height:335.7pt;z-index:251672064;visibility:visible;mso-position-horizontal:center" filled="f" stroked="f">
            <v:textbox style="mso-rotate-with-shape:t" inset="0,0,0,0">
              <w:txbxContent>
                <w:p w:rsidR="008A7D50" w:rsidRDefault="008A7D50" w:rsidP="008A7D50">
                  <w:pPr>
                    <w:pStyle w:val="Imagem"/>
                    <w:keepNext/>
                    <w:jc w:val="center"/>
                    <w:rPr>
                      <w:ins w:id="539" w:author="eduardo.pichler" w:date="2010-08-23T09:58:00Z"/>
                    </w:rPr>
                    <w:pPrChange w:id="540" w:author="eduardo.pichler" w:date="2010-08-23T09:58:00Z">
                      <w:pPr>
                        <w:pStyle w:val="Imagem"/>
                        <w:jc w:val="center"/>
                      </w:pPr>
                    </w:pPrChange>
                  </w:pPr>
                  <w:r>
                    <w:rPr>
                      <w:noProof/>
                    </w:rPr>
                    <w:drawing>
                      <wp:inline distT="0" distB="0" distL="0" distR="0">
                        <wp:extent cx="2958479" cy="3839760"/>
                        <wp:effectExtent l="0" t="0" r="0" b="0"/>
                        <wp:docPr id="2" name="figura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alphaModFix/>
                                  <a:lum/>
                                </a:blip>
                                <a:srcRect/>
                                <a:stretch>
                                  <a:fillRect/>
                                </a:stretch>
                              </pic:blipFill>
                              <pic:spPr>
                                <a:xfrm>
                                  <a:off x="0" y="0"/>
                                  <a:ext cx="2958479" cy="3839760"/>
                                </a:xfrm>
                                <a:prstGeom prst="rect">
                                  <a:avLst/>
                                </a:prstGeom>
                                <a:noFill/>
                                <a:ln>
                                  <a:noFill/>
                                  <a:prstDash/>
                                </a:ln>
                              </pic:spPr>
                            </pic:pic>
                          </a:graphicData>
                        </a:graphic>
                      </wp:inline>
                    </w:drawing>
                  </w:r>
                </w:p>
                <w:p w:rsidR="008A7D50" w:rsidRDefault="008A7D50" w:rsidP="008A7D50">
                  <w:pPr>
                    <w:pStyle w:val="Legenda"/>
                    <w:jc w:val="center"/>
                    <w:rPr>
                      <w:ins w:id="541" w:author="eduardo.pichler" w:date="2010-08-23T09:58:00Z"/>
                    </w:rPr>
                    <w:pPrChange w:id="542" w:author="eduardo.pichler" w:date="2010-08-23T09:58:00Z">
                      <w:pPr>
                        <w:pStyle w:val="Legenda"/>
                      </w:pPr>
                    </w:pPrChange>
                  </w:pPr>
                  <w:ins w:id="543" w:author="eduardo.pichler" w:date="2010-08-23T09:58:00Z">
                    <w:r>
                      <w:t xml:space="preserve">Figura </w:t>
                    </w:r>
                    <w:r>
                      <w:fldChar w:fldCharType="begin"/>
                    </w:r>
                    <w:r>
                      <w:instrText xml:space="preserve"> SEQ Figura \* ARABIC </w:instrText>
                    </w:r>
                  </w:ins>
                  <w:r>
                    <w:fldChar w:fldCharType="separate"/>
                  </w:r>
                  <w:ins w:id="544" w:author="eduardo.pichler" w:date="2010-08-23T10:33:00Z">
                    <w:r w:rsidR="00DF598C">
                      <w:rPr>
                        <w:noProof/>
                      </w:rPr>
                      <w:t>3</w:t>
                    </w:r>
                  </w:ins>
                  <w:ins w:id="545" w:author="eduardo.pichler" w:date="2010-08-23T09:58:00Z">
                    <w:r>
                      <w:fldChar w:fldCharType="end"/>
                    </w:r>
                    <w:r>
                      <w:t xml:space="preserve">: </w:t>
                    </w:r>
                    <w:r w:rsidRPr="0036371E">
                      <w:t>Menu de refactoring o Oracle JDeveloper</w:t>
                    </w:r>
                  </w:ins>
                </w:p>
                <w:p w:rsidR="008A7D50" w:rsidRDefault="008A7D50">
                  <w:pPr>
                    <w:pStyle w:val="Imagem"/>
                    <w:jc w:val="center"/>
                  </w:pPr>
                </w:p>
                <w:p w:rsidR="008A7D50" w:rsidDel="008A7D50" w:rsidRDefault="008A7D50" w:rsidP="008A7D50">
                  <w:pPr>
                    <w:pStyle w:val="Imagem"/>
                    <w:jc w:val="center"/>
                    <w:rPr>
                      <w:del w:id="546" w:author="eduardo.pichler" w:date="2010-08-23T09:58:00Z"/>
                    </w:rPr>
                    <w:pPrChange w:id="547" w:author="eduardo.pichler" w:date="2010-08-23T09:58:00Z">
                      <w:pPr>
                        <w:pStyle w:val="Imagem"/>
                        <w:jc w:val="center"/>
                      </w:pPr>
                    </w:pPrChange>
                  </w:pPr>
                  <w:del w:id="548" w:author="eduardo.pichler" w:date="2010-08-23T09:58:00Z">
                    <w:r w:rsidDel="008A7D50">
                      <w:delText>Figura 2: Menu de refactoring o Oracle JDeveloper</w:delText>
                    </w:r>
                  </w:del>
                </w:p>
              </w:txbxContent>
            </v:textbox>
            <w10:wrap type="topAndBottom"/>
          </v:shape>
        </w:pict>
      </w:r>
    </w:p>
    <w:p w:rsidR="00DD7857" w:rsidRDefault="008A7D50">
      <w:pPr>
        <w:pStyle w:val="Heading4"/>
      </w:pPr>
      <w:bookmarkStart w:id="549" w:name="Java_code_navigation"/>
      <w:r>
        <w:t>Java code navigation</w:t>
      </w:r>
      <w:bookmarkEnd w:id="549"/>
    </w:p>
    <w:p w:rsidR="00DD7857" w:rsidRDefault="008A7D50" w:rsidP="00E53B75">
      <w:pPr>
        <w:pStyle w:val="Textbody"/>
        <w:numPr>
          <w:ilvl w:val="0"/>
          <w:numId w:val="57"/>
        </w:numPr>
        <w:pPrChange w:id="550" w:author="eduardo.pichler" w:date="2010-08-23T10:00:00Z">
          <w:pPr>
            <w:pStyle w:val="Textbody"/>
            <w:numPr>
              <w:numId w:val="42"/>
            </w:numPr>
            <w:ind w:left="720" w:hanging="360"/>
          </w:pPr>
        </w:pPrChange>
      </w:pPr>
      <w:r>
        <w:rPr>
          <w:rStyle w:val="nfase"/>
        </w:rPr>
        <w:t>Find Usages:</w:t>
      </w:r>
      <w:r>
        <w:rPr>
          <w:rStyle w:val="nfase"/>
          <w:i w:val="0"/>
          <w:iCs w:val="0"/>
        </w:rPr>
        <w:t xml:space="preserve"> complementa o </w:t>
      </w:r>
      <w:r>
        <w:rPr>
          <w:rStyle w:val="nfase"/>
        </w:rPr>
        <w:t>refactoring</w:t>
      </w:r>
      <w:r>
        <w:rPr>
          <w:rStyle w:val="nfase"/>
          <w:i w:val="0"/>
          <w:iCs w:val="0"/>
        </w:rPr>
        <w:t xml:space="preserve"> permitindo que seja localizado uma </w:t>
      </w:r>
      <w:r>
        <w:rPr>
          <w:rStyle w:val="nfase"/>
        </w:rPr>
        <w:t>string</w:t>
      </w:r>
      <w:r>
        <w:rPr>
          <w:rStyle w:val="nfase"/>
          <w:i w:val="0"/>
          <w:iCs w:val="0"/>
        </w:rPr>
        <w:t xml:space="preserve"> no meio de todo um projeto. Os resultados são visualizados na janela de Logs. JDeveloper pode procurar o uso de classes, métodos, campos, variáveis e parâmetros.</w:t>
      </w:r>
    </w:p>
    <w:p w:rsidR="00DD7857" w:rsidRDefault="008A7D50" w:rsidP="00E53B75">
      <w:pPr>
        <w:pStyle w:val="Textbody"/>
        <w:numPr>
          <w:ilvl w:val="0"/>
          <w:numId w:val="57"/>
        </w:numPr>
        <w:pPrChange w:id="551" w:author="eduardo.pichler" w:date="2010-08-23T10:00:00Z">
          <w:pPr>
            <w:pStyle w:val="Textbody"/>
            <w:numPr>
              <w:numId w:val="42"/>
            </w:numPr>
            <w:ind w:left="720" w:hanging="360"/>
          </w:pPr>
        </w:pPrChange>
      </w:pPr>
      <w:r>
        <w:t>Auto-completar: JDeveloper possui um mecanismo inteligente de aceleradores e da característica auto-completar do código.</w:t>
      </w:r>
    </w:p>
    <w:p w:rsidR="00DD7857" w:rsidRDefault="00DD7857" w:rsidP="00E53B75">
      <w:pPr>
        <w:pStyle w:val="Textbody"/>
        <w:ind w:left="720" w:firstLine="0"/>
        <w:pPrChange w:id="552" w:author="eduardo.pichler" w:date="2010-08-23T10:00:00Z">
          <w:pPr>
            <w:pStyle w:val="Textbody"/>
            <w:numPr>
              <w:numId w:val="42"/>
            </w:numPr>
            <w:ind w:left="720" w:hanging="360"/>
          </w:pPr>
        </w:pPrChange>
      </w:pPr>
      <w:del w:id="553" w:author="eduardo.pichler" w:date="2010-08-23T09:59:00Z">
        <w:r w:rsidRPr="00DD7857" w:rsidDel="00E53B75">
          <w:pict>
            <v:shape id="Quadro40" o:spid="_x0000_s1029" type="#_x0000_t202" style="position:absolute;left:0;text-align:left;margin-left:0;margin-top:0;width:435.5pt;height:263.7pt;z-index:251673088;visibility:visible;mso-position-horizontal:center;mso-position-vertical:top" filled="f" stroked="f">
              <v:textbox style="mso-rotate-with-shape:t" inset="0,0,0,0">
                <w:txbxContent>
                  <w:p w:rsidR="008A7D50" w:rsidRDefault="008A7D50">
                    <w:pPr>
                      <w:pStyle w:val="Imagem"/>
                      <w:jc w:val="center"/>
                    </w:pPr>
                    <w:moveFromRangeStart w:id="554" w:author="eduardo.pichler" w:date="2010-08-23T09:59:00Z" w:name="move270320916"/>
                    <w:moveFrom w:id="555" w:author="eduardo.pichler" w:date="2010-08-23T09:59:00Z">
                      <w:r w:rsidDel="00E53B75">
                        <w:rPr>
                          <w:noProof/>
                        </w:rPr>
                        <w:drawing>
                          <wp:inline distT="0" distB="0" distL="0" distR="0">
                            <wp:extent cx="4238640" cy="3238560"/>
                            <wp:effectExtent l="0" t="0" r="0" b="0"/>
                            <wp:docPr id="3" name="figura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alphaModFix/>
                                      <a:lum/>
                                    </a:blip>
                                    <a:srcRect/>
                                    <a:stretch>
                                      <a:fillRect/>
                                    </a:stretch>
                                  </pic:blipFill>
                                  <pic:spPr>
                                    <a:xfrm>
                                      <a:off x="0" y="0"/>
                                      <a:ext cx="4238640" cy="3238560"/>
                                    </a:xfrm>
                                    <a:prstGeom prst="rect">
                                      <a:avLst/>
                                    </a:prstGeom>
                                    <a:noFill/>
                                    <a:ln>
                                      <a:noFill/>
                                      <a:prstDash/>
                                    </a:ln>
                                  </pic:spPr>
                                </pic:pic>
                              </a:graphicData>
                            </a:graphic>
                          </wp:inline>
                        </w:drawing>
                      </w:r>
                    </w:moveFrom>
                    <w:moveFromRangeEnd w:id="554"/>
                  </w:p>
                  <w:p w:rsidR="008A7D50" w:rsidRDefault="008A7D50">
                    <w:pPr>
                      <w:pStyle w:val="Imagem"/>
                      <w:jc w:val="center"/>
                    </w:pPr>
                    <w:r>
                      <w:t xml:space="preserve">Figura 3: </w:t>
                    </w:r>
                    <w:del w:id="556" w:author="eduardo.pichler" w:date="2010-08-23T09:59:00Z">
                      <w:r w:rsidDel="00E53B75">
                        <w:delText>Recurso auto-completar do Oracle JDeveloper</w:delText>
                      </w:r>
                    </w:del>
                  </w:p>
                </w:txbxContent>
              </v:textbox>
              <w10:wrap type="topAndBottom"/>
            </v:shape>
          </w:pict>
        </w:r>
      </w:del>
    </w:p>
    <w:p w:rsidR="00E53B75" w:rsidRDefault="00E53B75" w:rsidP="00E53B75">
      <w:pPr>
        <w:pStyle w:val="Heading2"/>
        <w:numPr>
          <w:ilvl w:val="0"/>
          <w:numId w:val="0"/>
        </w:numPr>
        <w:jc w:val="center"/>
        <w:rPr>
          <w:ins w:id="557" w:author="eduardo.pichler" w:date="2010-08-23T10:00:00Z"/>
        </w:rPr>
        <w:pPrChange w:id="558" w:author="eduardo.pichler" w:date="2010-08-23T10:00:00Z">
          <w:pPr>
            <w:pStyle w:val="Heading2"/>
            <w:numPr>
              <w:ilvl w:val="0"/>
              <w:numId w:val="0"/>
            </w:numPr>
            <w:jc w:val="center"/>
          </w:pPr>
        </w:pPrChange>
      </w:pPr>
      <w:bookmarkStart w:id="559" w:name="_Toc270320252"/>
      <w:bookmarkEnd w:id="559"/>
      <w:moveToRangeStart w:id="560" w:author="eduardo.pichler" w:date="2010-08-23T09:59:00Z" w:name="move270320916"/>
      <w:moveTo w:id="561" w:author="eduardo.pichler" w:date="2010-08-23T09:59:00Z">
        <w:r>
          <w:rPr>
            <w:noProof/>
          </w:rPr>
          <w:lastRenderedPageBreak/>
          <w:drawing>
            <wp:inline distT="0" distB="0" distL="0" distR="0">
              <wp:extent cx="4238640" cy="3238560"/>
              <wp:effectExtent l="0" t="0" r="0" b="0"/>
              <wp:docPr id="45" name="figura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alphaModFix/>
                        <a:lum/>
                      </a:blip>
                      <a:srcRect/>
                      <a:stretch>
                        <a:fillRect/>
                      </a:stretch>
                    </pic:blipFill>
                    <pic:spPr>
                      <a:xfrm>
                        <a:off x="0" y="0"/>
                        <a:ext cx="4238640" cy="3238560"/>
                      </a:xfrm>
                      <a:prstGeom prst="rect">
                        <a:avLst/>
                      </a:prstGeom>
                      <a:noFill/>
                      <a:ln>
                        <a:noFill/>
                        <a:prstDash/>
                      </a:ln>
                    </pic:spPr>
                  </pic:pic>
                </a:graphicData>
              </a:graphic>
            </wp:inline>
          </w:drawing>
        </w:r>
      </w:moveTo>
      <w:moveToRangeEnd w:id="560"/>
    </w:p>
    <w:p w:rsidR="00DD7857" w:rsidRDefault="00E53B75" w:rsidP="00E53B75">
      <w:pPr>
        <w:pStyle w:val="Legenda"/>
        <w:jc w:val="center"/>
        <w:rPr>
          <w:ins w:id="562" w:author="eduardo.pichler" w:date="2010-08-23T10:00:00Z"/>
        </w:rPr>
        <w:pPrChange w:id="563" w:author="eduardo.pichler" w:date="2010-08-23T10:00:00Z">
          <w:pPr>
            <w:pStyle w:val="Heading2"/>
          </w:pPr>
        </w:pPrChange>
      </w:pPr>
      <w:ins w:id="564" w:author="eduardo.pichler" w:date="2010-08-23T10:00:00Z">
        <w:r>
          <w:t xml:space="preserve">Figura </w:t>
        </w:r>
        <w:r>
          <w:fldChar w:fldCharType="begin"/>
        </w:r>
        <w:r>
          <w:instrText xml:space="preserve"> SEQ Figura \* ARABIC </w:instrText>
        </w:r>
      </w:ins>
      <w:r>
        <w:fldChar w:fldCharType="separate"/>
      </w:r>
      <w:ins w:id="565" w:author="eduardo.pichler" w:date="2010-08-23T10:33:00Z">
        <w:r w:rsidR="00DF598C">
          <w:rPr>
            <w:noProof/>
          </w:rPr>
          <w:t>4</w:t>
        </w:r>
      </w:ins>
      <w:ins w:id="566" w:author="eduardo.pichler" w:date="2010-08-23T10:00:00Z">
        <w:r>
          <w:fldChar w:fldCharType="end"/>
        </w:r>
        <w:r>
          <w:t xml:space="preserve">: </w:t>
        </w:r>
        <w:r w:rsidRPr="00AF5B7B">
          <w:t>Recurso auto-completar do Oracle JDeveloper</w:t>
        </w:r>
      </w:ins>
    </w:p>
    <w:p w:rsidR="00E53B75" w:rsidRPr="00E53B75" w:rsidRDefault="00E53B75" w:rsidP="00E53B75">
      <w:pPr>
        <w:pStyle w:val="Standard"/>
        <w:rPr>
          <w:rPrChange w:id="567" w:author="eduardo.pichler" w:date="2010-08-23T10:00:00Z">
            <w:rPr/>
          </w:rPrChange>
        </w:rPr>
        <w:pPrChange w:id="568" w:author="eduardo.pichler" w:date="2010-08-23T10:00:00Z">
          <w:pPr>
            <w:pStyle w:val="Heading2"/>
          </w:pPr>
        </w:pPrChange>
      </w:pPr>
    </w:p>
    <w:p w:rsidR="00DD7857" w:rsidRDefault="008A7D50" w:rsidP="00DD7857">
      <w:pPr>
        <w:pStyle w:val="Heading3"/>
      </w:pPr>
      <w:bookmarkStart w:id="569" w:name="_Toc270320253"/>
      <w:r>
        <w:t xml:space="preserve">Integração com tecnologias </w:t>
      </w:r>
      <w:r>
        <w:rPr>
          <w:i/>
          <w:iCs/>
        </w:rPr>
        <w:t>Open Source</w:t>
      </w:r>
      <w:bookmarkEnd w:id="569"/>
    </w:p>
    <w:p w:rsidR="00DD7857" w:rsidRDefault="00DD7857">
      <w:pPr>
        <w:pStyle w:val="Textbody"/>
        <w:spacing w:after="283"/>
      </w:pPr>
    </w:p>
    <w:p w:rsidR="00DD7857" w:rsidRDefault="008A7D50">
      <w:pPr>
        <w:pStyle w:val="Textbody"/>
      </w:pPr>
      <w:r>
        <w:t>JDeveloper possui um suporte completo à tecnologias open source tais como:</w:t>
      </w:r>
    </w:p>
    <w:p w:rsidR="00DD7857" w:rsidRDefault="008A7D50" w:rsidP="00E53B75">
      <w:pPr>
        <w:pStyle w:val="Textbody"/>
        <w:numPr>
          <w:ilvl w:val="0"/>
          <w:numId w:val="61"/>
        </w:numPr>
        <w:pPrChange w:id="570" w:author="eduardo.pichler" w:date="2010-08-23T10:01:00Z">
          <w:pPr>
            <w:pStyle w:val="Textbody"/>
            <w:numPr>
              <w:numId w:val="43"/>
            </w:numPr>
            <w:ind w:left="770" w:hanging="360"/>
          </w:pPr>
        </w:pPrChange>
      </w:pPr>
      <w:r>
        <w:t xml:space="preserve">Ant: ferramenta de fazer </w:t>
      </w:r>
      <w:r>
        <w:rPr>
          <w:i/>
          <w:iCs/>
        </w:rPr>
        <w:t>builds.</w:t>
      </w:r>
    </w:p>
    <w:p w:rsidR="00DD7857" w:rsidRDefault="008A7D50" w:rsidP="00E53B75">
      <w:pPr>
        <w:pStyle w:val="Textbody"/>
        <w:numPr>
          <w:ilvl w:val="0"/>
          <w:numId w:val="61"/>
        </w:numPr>
        <w:pPrChange w:id="571" w:author="eduardo.pichler" w:date="2010-08-23T10:01:00Z">
          <w:pPr>
            <w:pStyle w:val="Textbody"/>
            <w:numPr>
              <w:numId w:val="43"/>
            </w:numPr>
            <w:ind w:left="770" w:hanging="360"/>
          </w:pPr>
        </w:pPrChange>
      </w:pPr>
      <w:r>
        <w:t>JUnit: testes unitários em Java.</w:t>
      </w:r>
    </w:p>
    <w:p w:rsidR="00DD7857" w:rsidRDefault="008A7D50" w:rsidP="00E53B75">
      <w:pPr>
        <w:pStyle w:val="Textbody"/>
        <w:numPr>
          <w:ilvl w:val="0"/>
          <w:numId w:val="61"/>
        </w:numPr>
        <w:pPrChange w:id="572" w:author="eduardo.pichler" w:date="2010-08-23T10:01:00Z">
          <w:pPr>
            <w:pStyle w:val="Textbody"/>
            <w:numPr>
              <w:numId w:val="43"/>
            </w:numPr>
            <w:ind w:left="770" w:hanging="360"/>
          </w:pPr>
        </w:pPrChange>
      </w:pPr>
      <w:r>
        <w:t>CVS e SVN: controle de versões e desenvolvimento colaborativo.</w:t>
      </w:r>
    </w:p>
    <w:p w:rsidR="00DD7857" w:rsidRDefault="008A7D50" w:rsidP="00E53B75">
      <w:pPr>
        <w:pStyle w:val="Textbody"/>
        <w:numPr>
          <w:ilvl w:val="0"/>
          <w:numId w:val="61"/>
        </w:numPr>
        <w:pPrChange w:id="573" w:author="eduardo.pichler" w:date="2010-08-23T10:01:00Z">
          <w:pPr>
            <w:pStyle w:val="Textbody"/>
            <w:numPr>
              <w:numId w:val="43"/>
            </w:numPr>
            <w:ind w:left="770" w:hanging="360"/>
          </w:pPr>
        </w:pPrChange>
      </w:pPr>
      <w:r>
        <w:t xml:space="preserve">Struts: </w:t>
      </w:r>
      <w:r>
        <w:rPr>
          <w:i/>
          <w:iCs/>
        </w:rPr>
        <w:t>Framework</w:t>
      </w:r>
      <w:r>
        <w:t xml:space="preserve"> para desenvolver aplicações </w:t>
      </w:r>
      <w:r>
        <w:rPr>
          <w:i/>
          <w:iCs/>
        </w:rPr>
        <w:t>web</w:t>
      </w:r>
      <w:r>
        <w:t xml:space="preserve"> em Java.</w:t>
      </w:r>
    </w:p>
    <w:p w:rsidR="00DD7857" w:rsidRDefault="008A7D50" w:rsidP="00E53B75">
      <w:pPr>
        <w:pStyle w:val="Textbody"/>
        <w:numPr>
          <w:ilvl w:val="0"/>
          <w:numId w:val="61"/>
        </w:numPr>
        <w:pPrChange w:id="574" w:author="eduardo.pichler" w:date="2010-08-23T10:01:00Z">
          <w:pPr>
            <w:pStyle w:val="Textbody"/>
            <w:numPr>
              <w:numId w:val="43"/>
            </w:numPr>
            <w:ind w:left="770" w:hanging="360"/>
          </w:pPr>
        </w:pPrChange>
      </w:pPr>
      <w:bookmarkStart w:id="575" w:name="XDoclet_1.2"/>
      <w:r>
        <w:t>XDoclet: geração de código através de programação orientada à atributos.</w:t>
      </w:r>
      <w:bookmarkEnd w:id="575"/>
    </w:p>
    <w:p w:rsidR="00DD7857" w:rsidRDefault="008A7D50" w:rsidP="00DD7857">
      <w:pPr>
        <w:pStyle w:val="Heading3"/>
      </w:pPr>
      <w:bookmarkStart w:id="576" w:name="Extension_Development"/>
      <w:bookmarkStart w:id="577" w:name="_Toc270320254"/>
      <w:r>
        <w:t>Desenvolvimento de Extensões</w:t>
      </w:r>
      <w:bookmarkEnd w:id="576"/>
      <w:bookmarkEnd w:id="577"/>
    </w:p>
    <w:p w:rsidR="00DD7857" w:rsidRDefault="00DD7857">
      <w:pPr>
        <w:pStyle w:val="Standard"/>
      </w:pPr>
    </w:p>
    <w:p w:rsidR="00DD7857" w:rsidRDefault="008A7D50">
      <w:pPr>
        <w:pStyle w:val="Heading4"/>
      </w:pPr>
      <w:bookmarkStart w:id="578" w:name="JSR-198_preview"/>
      <w:r>
        <w:t>Prévia da especificação JSR-198</w:t>
      </w:r>
      <w:bookmarkEnd w:id="578"/>
    </w:p>
    <w:p w:rsidR="00DD7857" w:rsidRDefault="008A7D50">
      <w:pPr>
        <w:pStyle w:val="Textbody"/>
      </w:pPr>
      <w:r>
        <w:t>O JDeveloper tem uma prévia da implementação da JSR-198 ( Uma API padrão para o desenvolvimento de extensões para ambientes integrados). Essa especificação está ainda em desenvolvimento, e o JDeveloper será uma referência à essa especificação quando for finalizada. A JSR-198 permite que extensões de terceiros usem para o desenvolvimento uma API padrão para integrar funcionalidades com qualquer IDE que suporte a JSR-198.</w:t>
      </w:r>
    </w:p>
    <w:p w:rsidR="00DD7857" w:rsidRDefault="00DD7857" w:rsidP="00E53B75">
      <w:pPr>
        <w:pStyle w:val="Heading3"/>
        <w:numPr>
          <w:ilvl w:val="0"/>
          <w:numId w:val="0"/>
        </w:numPr>
        <w:pPrChange w:id="579" w:author="eduardo.pichler" w:date="2010-08-23T10:00:00Z">
          <w:pPr>
            <w:pStyle w:val="Heading3"/>
          </w:pPr>
        </w:pPrChange>
      </w:pPr>
      <w:bookmarkStart w:id="580" w:name="_Toc270320255"/>
      <w:bookmarkEnd w:id="580"/>
    </w:p>
    <w:p w:rsidR="00DD7857" w:rsidRDefault="008A7D50" w:rsidP="00DD7857">
      <w:pPr>
        <w:pStyle w:val="Heading3"/>
      </w:pPr>
      <w:bookmarkStart w:id="581" w:name="J2EE_Development"/>
      <w:bookmarkStart w:id="582" w:name="_Toc270320256"/>
      <w:r>
        <w:t>Desenvolvimento J2EE</w:t>
      </w:r>
      <w:bookmarkEnd w:id="581"/>
      <w:bookmarkEnd w:id="582"/>
    </w:p>
    <w:p w:rsidR="00DD7857" w:rsidRDefault="00DD7857">
      <w:pPr>
        <w:pStyle w:val="Standard"/>
      </w:pPr>
    </w:p>
    <w:p w:rsidR="00DD7857" w:rsidRDefault="008A7D50">
      <w:pPr>
        <w:pStyle w:val="Textbody"/>
        <w:ind w:firstLine="0"/>
      </w:pPr>
      <w:r>
        <w:tab/>
        <w:t>O JDeveloper suporta:</w:t>
      </w:r>
    </w:p>
    <w:p w:rsidR="00DD7857" w:rsidRDefault="008A7D50" w:rsidP="00E53B75">
      <w:pPr>
        <w:pStyle w:val="Textbody"/>
        <w:numPr>
          <w:ilvl w:val="0"/>
          <w:numId w:val="62"/>
        </w:numPr>
        <w:pPrChange w:id="583" w:author="eduardo.pichler" w:date="2010-08-23T10:01:00Z">
          <w:pPr>
            <w:pStyle w:val="Textbody"/>
            <w:numPr>
              <w:numId w:val="44"/>
            </w:numPr>
            <w:ind w:firstLine="0"/>
          </w:pPr>
        </w:pPrChange>
      </w:pPr>
      <w:r>
        <w:t>Enterprise JavaBeans 3.</w:t>
      </w:r>
    </w:p>
    <w:p w:rsidR="00DD7857" w:rsidRDefault="008A7D50" w:rsidP="00E53B75">
      <w:pPr>
        <w:pStyle w:val="Textbody"/>
        <w:numPr>
          <w:ilvl w:val="0"/>
          <w:numId w:val="62"/>
        </w:numPr>
        <w:pPrChange w:id="584" w:author="eduardo.pichler" w:date="2010-08-23T10:01:00Z">
          <w:pPr>
            <w:pStyle w:val="Textbody"/>
            <w:numPr>
              <w:numId w:val="44"/>
            </w:numPr>
            <w:ind w:firstLine="0"/>
          </w:pPr>
        </w:pPrChange>
      </w:pPr>
      <w:r>
        <w:rPr>
          <w:i/>
          <w:iCs/>
        </w:rPr>
        <w:t>Web</w:t>
      </w:r>
      <w:r>
        <w:t xml:space="preserve"> </w:t>
      </w:r>
      <w:r>
        <w:rPr>
          <w:i/>
          <w:iCs/>
        </w:rPr>
        <w:t>services (</w:t>
      </w:r>
      <w:r>
        <w:t>possui um editor visual de WSDL).</w:t>
      </w:r>
    </w:p>
    <w:p w:rsidR="00DD7857" w:rsidRDefault="008A7D50" w:rsidP="00E53B75">
      <w:pPr>
        <w:pStyle w:val="Textbody"/>
        <w:numPr>
          <w:ilvl w:val="0"/>
          <w:numId w:val="62"/>
        </w:numPr>
        <w:pPrChange w:id="585" w:author="eduardo.pichler" w:date="2010-08-23T10:01:00Z">
          <w:pPr>
            <w:pStyle w:val="Textbody"/>
            <w:numPr>
              <w:numId w:val="44"/>
            </w:numPr>
            <w:ind w:firstLine="0"/>
          </w:pPr>
        </w:pPrChange>
      </w:pPr>
      <w:r>
        <w:t>Jsp/Servlets.</w:t>
      </w:r>
    </w:p>
    <w:p w:rsidR="00DD7857" w:rsidRDefault="008A7D50" w:rsidP="00E53B75">
      <w:pPr>
        <w:pStyle w:val="Textbody"/>
        <w:numPr>
          <w:ilvl w:val="0"/>
          <w:numId w:val="62"/>
        </w:numPr>
        <w:pPrChange w:id="586" w:author="eduardo.pichler" w:date="2010-08-23T10:01:00Z">
          <w:pPr>
            <w:pStyle w:val="Textbody"/>
            <w:numPr>
              <w:numId w:val="44"/>
            </w:numPr>
            <w:ind w:firstLine="0"/>
          </w:pPr>
        </w:pPrChange>
      </w:pPr>
      <w:r>
        <w:t>JavaServer Faces.</w:t>
      </w:r>
    </w:p>
    <w:p w:rsidR="00DD7857" w:rsidRDefault="008A7D50" w:rsidP="00E53B75">
      <w:pPr>
        <w:pStyle w:val="Textbody"/>
        <w:numPr>
          <w:ilvl w:val="0"/>
          <w:numId w:val="62"/>
        </w:numPr>
        <w:pPrChange w:id="587" w:author="eduardo.pichler" w:date="2010-08-23T10:01:00Z">
          <w:pPr>
            <w:pStyle w:val="Textbody"/>
            <w:numPr>
              <w:numId w:val="44"/>
            </w:numPr>
            <w:ind w:firstLine="0"/>
          </w:pPr>
        </w:pPrChange>
      </w:pPr>
      <w:r>
        <w:t>XML.</w:t>
      </w:r>
    </w:p>
    <w:p w:rsidR="00DD7857" w:rsidRDefault="00DD7857">
      <w:pPr>
        <w:pStyle w:val="Textbody"/>
        <w:ind w:firstLine="0"/>
      </w:pPr>
    </w:p>
    <w:p w:rsidR="00DD7857" w:rsidRDefault="008A7D50">
      <w:pPr>
        <w:pStyle w:val="Standard"/>
      </w:pPr>
      <w:r>
        <w:tab/>
      </w:r>
    </w:p>
    <w:p w:rsidR="00DD7857" w:rsidRDefault="00DD7857">
      <w:pPr>
        <w:pStyle w:val="Standard"/>
      </w:pPr>
    </w:p>
    <w:p w:rsidR="00DD7857" w:rsidRDefault="008A7D50" w:rsidP="00DD7857">
      <w:pPr>
        <w:pStyle w:val="Heading3"/>
      </w:pPr>
      <w:bookmarkStart w:id="588" w:name="_Toc270320257"/>
      <w:r>
        <w:t>Modelagem</w:t>
      </w:r>
      <w:bookmarkEnd w:id="588"/>
    </w:p>
    <w:p w:rsidR="00DD7857" w:rsidRDefault="00DD7857">
      <w:pPr>
        <w:pStyle w:val="Standard"/>
      </w:pPr>
    </w:p>
    <w:p w:rsidR="00DD7857" w:rsidRDefault="008A7D50">
      <w:pPr>
        <w:pStyle w:val="Textbody"/>
      </w:pPr>
      <w:r>
        <w:t>O JDeveloper oferece suporte aos diagramas de  Seqüência, Atividades, Casos de Uso e de Classes. Suporta exportação dos mesmos para arquivos XMI.</w:t>
      </w:r>
    </w:p>
    <w:p w:rsidR="00DD7857" w:rsidRDefault="00DD7857">
      <w:pPr>
        <w:pStyle w:val="Textbody"/>
      </w:pPr>
    </w:p>
    <w:p w:rsidR="00DD7857" w:rsidRDefault="008A7D50" w:rsidP="00DD7857">
      <w:pPr>
        <w:pStyle w:val="Heading3"/>
      </w:pPr>
      <w:bookmarkStart w:id="589" w:name="_Toc270320258"/>
      <w:r>
        <w:t>Desenvolvimento do banco de dados</w:t>
      </w:r>
      <w:bookmarkEnd w:id="589"/>
    </w:p>
    <w:p w:rsidR="00DD7857" w:rsidRDefault="008A7D50">
      <w:pPr>
        <w:pStyle w:val="Textbody"/>
      </w:pPr>
      <w:r>
        <w:tab/>
      </w:r>
    </w:p>
    <w:p w:rsidR="00DD7857" w:rsidRDefault="008A7D50">
      <w:pPr>
        <w:pStyle w:val="Textbody"/>
      </w:pPr>
      <w:r>
        <w:t>No desenvolvimento do banco de dados, o JDeveloper suporta:</w:t>
      </w:r>
    </w:p>
    <w:p w:rsidR="00DD7857" w:rsidRDefault="008A7D50" w:rsidP="00E53B75">
      <w:pPr>
        <w:pStyle w:val="Textbody"/>
        <w:numPr>
          <w:ilvl w:val="0"/>
          <w:numId w:val="63"/>
        </w:numPr>
        <w:pPrChange w:id="590" w:author="eduardo.pichler" w:date="2010-08-23T10:01:00Z">
          <w:pPr>
            <w:pStyle w:val="Textbody"/>
            <w:numPr>
              <w:numId w:val="45"/>
            </w:numPr>
            <w:ind w:left="720" w:hanging="360"/>
          </w:pPr>
        </w:pPrChange>
      </w:pPr>
      <w:r>
        <w:t>Bancos de dados de terceiros: suporta importar e exportar modelos de objetos de MS SQL Server, Sybase, IBM DB2, IBM Informix e MySQL.</w:t>
      </w:r>
    </w:p>
    <w:p w:rsidR="00DD7857" w:rsidRDefault="008A7D50" w:rsidP="00E53B75">
      <w:pPr>
        <w:pStyle w:val="Textbody"/>
        <w:numPr>
          <w:ilvl w:val="0"/>
          <w:numId w:val="63"/>
        </w:numPr>
        <w:pPrChange w:id="591" w:author="eduardo.pichler" w:date="2010-08-23T10:01:00Z">
          <w:pPr>
            <w:pStyle w:val="Textbody"/>
            <w:numPr>
              <w:numId w:val="45"/>
            </w:numPr>
            <w:ind w:left="720" w:hanging="360"/>
          </w:pPr>
        </w:pPrChange>
      </w:pPr>
      <w:r>
        <w:t xml:space="preserve">Construtor de </w:t>
      </w:r>
      <w:r>
        <w:rPr>
          <w:i/>
          <w:iCs/>
        </w:rPr>
        <w:t>views</w:t>
      </w:r>
      <w:r>
        <w:t xml:space="preserve">: suporta a criação e edição de </w:t>
      </w:r>
      <w:r>
        <w:rPr>
          <w:i/>
          <w:iCs/>
        </w:rPr>
        <w:t>views</w:t>
      </w:r>
      <w:r>
        <w:t xml:space="preserve">, tanto com </w:t>
      </w:r>
      <w:r>
        <w:rPr>
          <w:i/>
          <w:iCs/>
        </w:rPr>
        <w:t>wizards</w:t>
      </w:r>
      <w:r>
        <w:t xml:space="preserve"> como no diagrama do banco, e diretamente no código.</w:t>
      </w:r>
    </w:p>
    <w:p w:rsidR="00DD7857" w:rsidRDefault="008A7D50" w:rsidP="00E53B75">
      <w:pPr>
        <w:pStyle w:val="Textbody"/>
        <w:numPr>
          <w:ilvl w:val="0"/>
          <w:numId w:val="63"/>
        </w:numPr>
        <w:pPrChange w:id="592" w:author="eduardo.pichler" w:date="2010-08-23T10:01:00Z">
          <w:pPr>
            <w:pStyle w:val="Textbody"/>
            <w:numPr>
              <w:numId w:val="45"/>
            </w:numPr>
            <w:ind w:left="720" w:hanging="360"/>
          </w:pPr>
        </w:pPrChange>
      </w:pPr>
      <w:r>
        <w:rPr>
          <w:i/>
          <w:iCs/>
        </w:rPr>
        <w:t>Scripts</w:t>
      </w:r>
      <w:r>
        <w:t xml:space="preserve"> automáticos: scripts </w:t>
      </w:r>
      <w:r>
        <w:rPr>
          <w:i/>
          <w:iCs/>
        </w:rPr>
        <w:t>ALTER SQL</w:t>
      </w:r>
      <w:r>
        <w:t xml:space="preserve">  são automaticamente gerados quando solicitados.</w:t>
      </w:r>
    </w:p>
    <w:p w:rsidR="00DD7857" w:rsidRDefault="008A7D50" w:rsidP="00E53B75">
      <w:pPr>
        <w:pStyle w:val="Textbody"/>
        <w:numPr>
          <w:ilvl w:val="0"/>
          <w:numId w:val="63"/>
        </w:numPr>
        <w:pPrChange w:id="593" w:author="eduardo.pichler" w:date="2010-08-23T10:01:00Z">
          <w:pPr>
            <w:pStyle w:val="Textbody"/>
            <w:numPr>
              <w:numId w:val="45"/>
            </w:numPr>
            <w:ind w:left="720" w:hanging="360"/>
          </w:pPr>
        </w:pPrChange>
      </w:pPr>
      <w:r>
        <w:t>Modelagem do banco: suporta criação, geração, captura e visualização dos seguintes objetos( em adição à tabelas, colunas e chaves):</w:t>
      </w:r>
      <w:r>
        <w:rPr>
          <w:i/>
          <w:iCs/>
        </w:rPr>
        <w:t xml:space="preserve"> Views, Sequences, Synonyms, Indexes, PLSQL Packages, Procedures, Function, User-Defined Types, XML, Spatial, e Media System-Defined Types.</w:t>
      </w:r>
    </w:p>
    <w:p w:rsidR="00DD7857" w:rsidDel="00E53B75" w:rsidRDefault="008A7D50" w:rsidP="00E53B75">
      <w:pPr>
        <w:pStyle w:val="Textbody"/>
        <w:numPr>
          <w:ilvl w:val="0"/>
          <w:numId w:val="63"/>
        </w:numPr>
        <w:spacing w:after="283"/>
        <w:rPr>
          <w:del w:id="594" w:author="eduardo.pichler" w:date="2010-08-23T10:01:00Z"/>
        </w:rPr>
        <w:pPrChange w:id="595" w:author="eduardo.pichler" w:date="2010-08-23T10:01:00Z">
          <w:pPr>
            <w:pStyle w:val="Textbody"/>
            <w:numPr>
              <w:numId w:val="45"/>
            </w:numPr>
            <w:spacing w:after="283"/>
            <w:ind w:left="720" w:hanging="360"/>
          </w:pPr>
        </w:pPrChange>
      </w:pPr>
      <w:r>
        <w:t xml:space="preserve">Comparação gráfica: oferece um ambiente visual de comparação entre objetos do banco de dados com esquema </w:t>
      </w:r>
      <w:r>
        <w:rPr>
          <w:i/>
          <w:iCs/>
        </w:rPr>
        <w:t>on</w:t>
      </w:r>
      <w:r>
        <w:t>-</w:t>
      </w:r>
      <w:r>
        <w:rPr>
          <w:i/>
          <w:iCs/>
        </w:rPr>
        <w:t>line</w:t>
      </w:r>
      <w:r>
        <w:t>, permitindo modificações seletivas para a reconciliação.</w:t>
      </w:r>
    </w:p>
    <w:p w:rsidR="00DD7857" w:rsidRDefault="008A7D50" w:rsidP="00E53B75">
      <w:pPr>
        <w:pStyle w:val="Textbody"/>
        <w:numPr>
          <w:ilvl w:val="0"/>
          <w:numId w:val="63"/>
        </w:numPr>
        <w:spacing w:after="283"/>
        <w:pPrChange w:id="596" w:author="eduardo.pichler" w:date="2010-08-23T10:01:00Z">
          <w:pPr>
            <w:pStyle w:val="Textbody"/>
            <w:numPr>
              <w:numId w:val="45"/>
            </w:numPr>
            <w:spacing w:after="283"/>
            <w:ind w:left="720" w:hanging="360"/>
          </w:pPr>
        </w:pPrChange>
      </w:pPr>
      <w:r>
        <w:t xml:space="preserve">Edição dos dados: A aba Data no editor de tabelas permite editar registros no banco de dados e fazer </w:t>
      </w:r>
      <w:r>
        <w:rPr>
          <w:i/>
          <w:iCs/>
        </w:rPr>
        <w:t>comm</w:t>
      </w:r>
      <w:r w:rsidRPr="00E53B75">
        <w:rPr>
          <w:i/>
          <w:iCs/>
          <w:rPrChange w:id="597" w:author="eduardo.pichler" w:date="2010-08-23T10:01:00Z">
            <w:rPr>
              <w:i/>
              <w:iCs/>
            </w:rPr>
          </w:rPrChange>
        </w:rPr>
        <w:t>it</w:t>
      </w:r>
      <w:r>
        <w:t xml:space="preserve"> </w:t>
      </w:r>
      <w:r w:rsidRPr="00E53B75">
        <w:rPr>
          <w:i/>
          <w:iCs/>
          <w:rPrChange w:id="598" w:author="eduardo.pichler" w:date="2010-08-23T10:01:00Z">
            <w:rPr/>
          </w:rPrChange>
        </w:rPr>
        <w:t>ou r</w:t>
      </w:r>
      <w:r>
        <w:rPr>
          <w:i/>
          <w:iCs/>
        </w:rPr>
        <w:t>ollback</w:t>
      </w:r>
      <w:r>
        <w:t xml:space="preserve"> dos mesmos.[3]</w:t>
      </w:r>
    </w:p>
    <w:p w:rsidR="00DD7857" w:rsidRDefault="00DD7857">
      <w:pPr>
        <w:pStyle w:val="Standard"/>
      </w:pPr>
    </w:p>
    <w:p w:rsidR="00DD7857" w:rsidRDefault="008A7D50">
      <w:pPr>
        <w:pStyle w:val="Standard"/>
      </w:pPr>
      <w:r>
        <w:tab/>
      </w:r>
    </w:p>
    <w:p w:rsidR="00DD7857" w:rsidRDefault="008A7D50" w:rsidP="00DD7857">
      <w:pPr>
        <w:pStyle w:val="Heading2"/>
      </w:pPr>
      <w:bookmarkStart w:id="599" w:name="_Toc270320259"/>
      <w:r>
        <w:t>Web services</w:t>
      </w:r>
      <w:bookmarkEnd w:id="599"/>
    </w:p>
    <w:p w:rsidR="00DD7857" w:rsidRDefault="008A7D50">
      <w:pPr>
        <w:pStyle w:val="Textbody"/>
      </w:pPr>
      <w:r>
        <w:tab/>
      </w:r>
    </w:p>
    <w:p w:rsidR="00DD7857" w:rsidRDefault="008A7D50">
      <w:pPr>
        <w:pStyle w:val="Textbody"/>
      </w:pPr>
      <w:r>
        <w:rPr>
          <w:i/>
          <w:iCs/>
        </w:rPr>
        <w:t>Web service</w:t>
      </w:r>
      <w:r>
        <w:t xml:space="preserve"> é um sistema de software designado para suportar interoperabilidade entre máquinas interagindo sobre uma </w:t>
      </w:r>
      <w:r w:rsidRPr="00E53B75">
        <w:rPr>
          <w:i/>
          <w:iCs/>
          <w:rPrChange w:id="600" w:author="eduardo.pichler" w:date="2010-08-23T10:01:00Z">
            <w:rPr/>
          </w:rPrChange>
        </w:rPr>
        <w:t xml:space="preserve">rede. </w:t>
      </w:r>
      <w:r>
        <w:t xml:space="preserve">Ele </w:t>
      </w:r>
      <w:r w:rsidRPr="00E53B75">
        <w:rPr>
          <w:i/>
          <w:iCs/>
          <w:rPrChange w:id="601" w:author="eduardo.pichler" w:date="2010-08-23T10:01:00Z">
            <w:rPr/>
          </w:rPrChange>
        </w:rPr>
        <w:t xml:space="preserve">tem uma </w:t>
      </w:r>
      <w:r>
        <w:t xml:space="preserve">interface que é descrita em um arquivo no formato WSDL. Outros sistemas interagem com o webservice em maneira prescrita pela sua interface através de mensagens. Essas mensagens podem ser tipicamente capturadas usando HTTP. Softwares escritos em várias linguagens e rodando sobre várias plataformas podem usar </w:t>
      </w:r>
      <w:r>
        <w:rPr>
          <w:i/>
          <w:iCs/>
        </w:rPr>
        <w:t>Web</w:t>
      </w:r>
      <w:r>
        <w:t xml:space="preserve"> </w:t>
      </w:r>
      <w:r>
        <w:rPr>
          <w:i/>
          <w:iCs/>
        </w:rPr>
        <w:t>services</w:t>
      </w:r>
      <w:r>
        <w:t xml:space="preserve">  para processar dados através de redes de computadores como a Internet. Esta interoperabilidade é alcançada através do uso de padrões abertos como o  SOAP[4]. Um grupo de </w:t>
      </w:r>
      <w:r>
        <w:rPr>
          <w:i/>
          <w:iCs/>
        </w:rPr>
        <w:t>Web</w:t>
      </w:r>
      <w:r>
        <w:t xml:space="preserve"> </w:t>
      </w:r>
      <w:r>
        <w:rPr>
          <w:i/>
          <w:iCs/>
        </w:rPr>
        <w:t>services</w:t>
      </w:r>
      <w:r>
        <w:t xml:space="preserve">  interagindo juntos define uma aplicação em uma arquitetura orientada a serviços.</w:t>
      </w:r>
    </w:p>
    <w:p w:rsidR="00DD7857" w:rsidRDefault="008A7D50">
      <w:pPr>
        <w:pStyle w:val="Textbody"/>
      </w:pPr>
      <w:r>
        <w:rPr>
          <w:i/>
          <w:iCs/>
        </w:rPr>
        <w:t>Web</w:t>
      </w:r>
      <w:r>
        <w:t xml:space="preserve"> </w:t>
      </w:r>
      <w:r>
        <w:rPr>
          <w:i/>
          <w:iCs/>
        </w:rPr>
        <w:t>services</w:t>
      </w:r>
      <w:r>
        <w:t xml:space="preserve"> usam XML que podem descrever todo e qualquer dado em  uma maneira verdadeiramente independente de plataforma, tornando as aplicações de baixo acoplamento. Em nível técnico, </w:t>
      </w:r>
      <w:r>
        <w:rPr>
          <w:i/>
          <w:iCs/>
        </w:rPr>
        <w:t>Web</w:t>
      </w:r>
      <w:r>
        <w:t xml:space="preserve"> </w:t>
      </w:r>
      <w:r>
        <w:rPr>
          <w:i/>
          <w:iCs/>
        </w:rPr>
        <w:t>services</w:t>
      </w:r>
      <w:r>
        <w:t xml:space="preserve"> podem lidar com dados de forma muito mais fácil e permite os softwares comunicarem mais livremente.[5]</w:t>
      </w:r>
    </w:p>
    <w:p w:rsidR="00DD7857" w:rsidRDefault="008A7D50">
      <w:pPr>
        <w:pStyle w:val="Textbody"/>
      </w:pPr>
      <w:r>
        <w:t>Os XMLs de serviços de um webservice trafegam através de HTTP e podem seguir padrões abertos, como o SOAP.</w:t>
      </w:r>
    </w:p>
    <w:p w:rsidR="00DD7857" w:rsidRDefault="00DD7857">
      <w:pPr>
        <w:pStyle w:val="Textbody"/>
      </w:pPr>
    </w:p>
    <w:p w:rsidR="00DD7857" w:rsidRDefault="008A7D50" w:rsidP="00DD7857">
      <w:pPr>
        <w:pStyle w:val="Heading3"/>
      </w:pPr>
      <w:bookmarkStart w:id="602" w:name="_Toc270320260"/>
      <w:r>
        <w:t>O Protocolo SOAP</w:t>
      </w:r>
      <w:bookmarkEnd w:id="602"/>
    </w:p>
    <w:p w:rsidR="00DD7857" w:rsidRDefault="008A7D50">
      <w:pPr>
        <w:pStyle w:val="Standard"/>
      </w:pPr>
      <w:r>
        <w:tab/>
      </w:r>
    </w:p>
    <w:p w:rsidR="00DD7857" w:rsidRDefault="008A7D50">
      <w:pPr>
        <w:pStyle w:val="Textbody"/>
      </w:pPr>
      <w:r>
        <w:t>SOAP é um protocolo leve para troca de informações descentralizadas, em ambiente distribuindo Ele é baseado em XML e consiste em três partes: um envelope que define um framework para descrever qual mensagem e como processá-la; um conjunto de regras de codificação para expressar os tipos de dados de uma aplicação definida; e uma convenção para representar chamadas remotas de procedimentos e respostas. [6]</w:t>
      </w:r>
    </w:p>
    <w:p w:rsidR="00DD7857" w:rsidRDefault="00DD7857">
      <w:pPr>
        <w:pStyle w:val="Textbody"/>
      </w:pPr>
    </w:p>
    <w:p w:rsidR="00DD7857" w:rsidRDefault="008A7D50" w:rsidP="00DD7857">
      <w:pPr>
        <w:pStyle w:val="Heading3"/>
      </w:pPr>
      <w:bookmarkStart w:id="603" w:name="_Toc270320261"/>
      <w:r>
        <w:t>WSDL, o arquivo descritor</w:t>
      </w:r>
      <w:bookmarkEnd w:id="603"/>
    </w:p>
    <w:p w:rsidR="00DD7857" w:rsidRDefault="008A7D50">
      <w:pPr>
        <w:pStyle w:val="Textbody"/>
        <w:ind w:firstLine="0"/>
      </w:pPr>
      <w:r>
        <w:tab/>
      </w:r>
    </w:p>
    <w:p w:rsidR="00DD7857" w:rsidRDefault="008A7D50">
      <w:pPr>
        <w:pStyle w:val="Textbody"/>
      </w:pPr>
      <w:r>
        <w:rPr>
          <w:i/>
          <w:iCs/>
        </w:rPr>
        <w:t>Web</w:t>
      </w:r>
      <w:r>
        <w:t xml:space="preserve"> </w:t>
      </w:r>
      <w:r>
        <w:rPr>
          <w:i/>
          <w:iCs/>
        </w:rPr>
        <w:t>Service</w:t>
      </w:r>
      <w:r>
        <w:t xml:space="preserve"> </w:t>
      </w:r>
      <w:r>
        <w:rPr>
          <w:i/>
          <w:iCs/>
        </w:rPr>
        <w:t>Description</w:t>
      </w:r>
      <w:r>
        <w:t xml:space="preserve"> </w:t>
      </w:r>
      <w:r>
        <w:rPr>
          <w:i/>
          <w:iCs/>
        </w:rPr>
        <w:t>Language</w:t>
      </w:r>
      <w:r>
        <w:t xml:space="preserve"> (WSDL) é um documento XML que contém informações sobre a interface, semântica e administrativa de uma chamada para um webservice.</w:t>
      </w:r>
    </w:p>
    <w:p w:rsidR="00DD7857" w:rsidRDefault="008A7D50">
      <w:pPr>
        <w:pStyle w:val="Textbody"/>
      </w:pPr>
      <w:r>
        <w:lastRenderedPageBreak/>
        <w:t xml:space="preserve">Uma vez desenvolvido o </w:t>
      </w:r>
      <w:r>
        <w:rPr>
          <w:i/>
          <w:iCs/>
        </w:rPr>
        <w:t>Web</w:t>
      </w:r>
      <w:r>
        <w:t xml:space="preserve"> </w:t>
      </w:r>
      <w:r>
        <w:rPr>
          <w:i/>
          <w:iCs/>
        </w:rPr>
        <w:t>service</w:t>
      </w:r>
      <w:r>
        <w:t xml:space="preserve">, deve ser publicado seu descritor um um repositório UDDI (Universal </w:t>
      </w:r>
      <w:r>
        <w:rPr>
          <w:i/>
          <w:iCs/>
        </w:rPr>
        <w:t>Description</w:t>
      </w:r>
      <w:r>
        <w:t xml:space="preserve">, </w:t>
      </w:r>
      <w:r>
        <w:rPr>
          <w:i/>
          <w:iCs/>
        </w:rPr>
        <w:t>Discovery</w:t>
      </w:r>
      <w:r>
        <w:t xml:space="preserve"> </w:t>
      </w:r>
      <w:r>
        <w:rPr>
          <w:i/>
          <w:iCs/>
        </w:rPr>
        <w:t>and</w:t>
      </w:r>
      <w:r>
        <w:t xml:space="preserve"> </w:t>
      </w:r>
      <w:r>
        <w:rPr>
          <w:i/>
          <w:iCs/>
        </w:rPr>
        <w:t>Integration</w:t>
      </w:r>
      <w:r>
        <w:t xml:space="preserve">) para que usuários em potencial o usem. Quando alguém quiser usar o </w:t>
      </w:r>
      <w:r>
        <w:rPr>
          <w:i/>
          <w:iCs/>
        </w:rPr>
        <w:t>Web</w:t>
      </w:r>
      <w:r>
        <w:t xml:space="preserve"> </w:t>
      </w:r>
      <w:r>
        <w:rPr>
          <w:i/>
          <w:iCs/>
        </w:rPr>
        <w:t>service</w:t>
      </w:r>
      <w:r>
        <w:t>, ele verifica o WSDL e descobre como acessá-lo.</w:t>
      </w:r>
    </w:p>
    <w:p w:rsidR="00DD7857" w:rsidRDefault="00DD7857">
      <w:pPr>
        <w:pStyle w:val="Standard"/>
      </w:pPr>
    </w:p>
    <w:p w:rsidR="00DD7857" w:rsidRDefault="008A7D50">
      <w:pPr>
        <w:pStyle w:val="Heading4"/>
      </w:pPr>
      <w:r>
        <w:t>O padrão WSDL</w:t>
      </w:r>
    </w:p>
    <w:p w:rsidR="00DD7857" w:rsidRDefault="00DD7857">
      <w:pPr>
        <w:pStyle w:val="Textbody"/>
        <w:rPr>
          <w:b/>
        </w:rPr>
      </w:pPr>
    </w:p>
    <w:p w:rsidR="00DD7857" w:rsidRDefault="008A7D50">
      <w:pPr>
        <w:pStyle w:val="Textbody"/>
        <w:spacing w:after="283"/>
      </w:pPr>
      <w:r>
        <w:t>O padrão WSDL é construído pelo W3C (</w:t>
      </w:r>
      <w:r>
        <w:rPr>
          <w:i/>
          <w:iCs/>
        </w:rPr>
        <w:t>World</w:t>
      </w:r>
      <w:r>
        <w:t xml:space="preserve"> </w:t>
      </w:r>
      <w:r>
        <w:rPr>
          <w:i/>
          <w:iCs/>
        </w:rPr>
        <w:t>Wide</w:t>
      </w:r>
      <w:r>
        <w:t xml:space="preserve"> Wieb </w:t>
      </w:r>
      <w:r>
        <w:rPr>
          <w:i/>
          <w:iCs/>
        </w:rPr>
        <w:t>Consortium</w:t>
      </w:r>
      <w:r>
        <w:t>). O W3C o define como “um padrão de formatação XML para descrever serviços de uma rede ou um conjunto de pontos operantes em mensagens contendo informações,  orientadas a documentos ou orientadas à procedimentos. Essas operações e mensagens são descritas de forma abstrata, então colocadas em um protocolo concreto de rede em formato de mensagem para definir um ponto. WSDL é extensível para permitir a descrição de pontos e suas mensagens de quais formatos ou protocolos de rede são usados para a comunicação.”[7]</w:t>
      </w:r>
    </w:p>
    <w:p w:rsidR="00DD7857" w:rsidRDefault="008A7D50" w:rsidP="00DD7857">
      <w:pPr>
        <w:pStyle w:val="Heading3"/>
      </w:pPr>
      <w:bookmarkStart w:id="604" w:name="_Toc270320262"/>
      <w:r>
        <w:t>UDDI</w:t>
      </w:r>
      <w:bookmarkEnd w:id="604"/>
    </w:p>
    <w:p w:rsidR="00DD7857" w:rsidRDefault="00DD7857">
      <w:pPr>
        <w:pStyle w:val="Standard"/>
      </w:pPr>
    </w:p>
    <w:p w:rsidR="00DD7857" w:rsidRDefault="008A7D50">
      <w:pPr>
        <w:pStyle w:val="Textbody"/>
      </w:pPr>
      <w:r>
        <w:t xml:space="preserve">O protocolo de Descrição Universal, Descoberta e Integração(UDDI) é uma das especificações mais requisitadas para o sucesso dos </w:t>
      </w:r>
      <w:r>
        <w:rPr>
          <w:i/>
          <w:iCs/>
        </w:rPr>
        <w:t>Web</w:t>
      </w:r>
      <w:r>
        <w:t xml:space="preserve"> </w:t>
      </w:r>
      <w:r>
        <w:rPr>
          <w:i/>
          <w:iCs/>
        </w:rPr>
        <w:t>services</w:t>
      </w:r>
      <w:r>
        <w:t xml:space="preserve">. UDDI cria um padrão interoperável que habilita companhias e aplicações para que de forma rápida, fácil, e dinâmica procurem e usem </w:t>
      </w:r>
      <w:r>
        <w:rPr>
          <w:i/>
          <w:iCs/>
        </w:rPr>
        <w:t>Web</w:t>
      </w:r>
      <w:r>
        <w:t xml:space="preserve"> </w:t>
      </w:r>
      <w:r>
        <w:rPr>
          <w:i/>
          <w:iCs/>
        </w:rPr>
        <w:t>services</w:t>
      </w:r>
      <w:r>
        <w:t xml:space="preserve"> através da internet. UDDI também permite registros operacionais para  serem mantido por diferentes propostas em diferentes contextos.</w:t>
      </w:r>
    </w:p>
    <w:p w:rsidR="00DD7857" w:rsidRDefault="008A7D50">
      <w:pPr>
        <w:pStyle w:val="Textbody"/>
      </w:pPr>
      <w:r>
        <w:t xml:space="preserve">O projeto UDDI usa padrões do W3C e do </w:t>
      </w:r>
      <w:r>
        <w:rPr>
          <w:i/>
          <w:iCs/>
        </w:rPr>
        <w:t>Engineering</w:t>
      </w:r>
      <w:r>
        <w:t xml:space="preserve"> </w:t>
      </w:r>
      <w:r>
        <w:rPr>
          <w:i/>
          <w:iCs/>
        </w:rPr>
        <w:t>Task</w:t>
      </w:r>
      <w:r>
        <w:t xml:space="preserve"> </w:t>
      </w:r>
      <w:r>
        <w:rPr>
          <w:i/>
          <w:iCs/>
        </w:rPr>
        <w:t>Force</w:t>
      </w:r>
      <w:r>
        <w:t xml:space="preserve"> (IETF) como os protocolos XML, HTTP e DNS. Então, características multi-plataformas são garantidas pela adoção de propostas como o SOAP, conhecido como especificação de  protocolo de mensagens encontrado no site do W3C.</w:t>
      </w:r>
    </w:p>
    <w:p w:rsidR="00DD7857" w:rsidRDefault="008A7D50">
      <w:pPr>
        <w:pStyle w:val="Heading5"/>
      </w:pPr>
      <w:r>
        <w:t>Benefícios do UDDI</w:t>
      </w:r>
    </w:p>
    <w:p w:rsidR="00DD7857" w:rsidRDefault="00DD7857">
      <w:pPr>
        <w:pStyle w:val="Textbody"/>
      </w:pPr>
    </w:p>
    <w:p w:rsidR="00DD7857" w:rsidRDefault="008A7D50">
      <w:pPr>
        <w:pStyle w:val="Textbody"/>
      </w:pPr>
      <w:r>
        <w:t xml:space="preserve">Negócios de todos os tamanhos podem se beneficiar do UDDI, devido as compreensivas especificações que resolvem problemas que limitam o crescimento e a sinergia de comércio </w:t>
      </w:r>
      <w:r>
        <w:rPr>
          <w:i/>
          <w:iCs/>
        </w:rPr>
        <w:t>Bussines</w:t>
      </w:r>
      <w:r>
        <w:t>-</w:t>
      </w:r>
      <w:r>
        <w:rPr>
          <w:i/>
          <w:iCs/>
        </w:rPr>
        <w:t>to</w:t>
      </w:r>
      <w:r>
        <w:t>-</w:t>
      </w:r>
      <w:r>
        <w:rPr>
          <w:i/>
          <w:iCs/>
        </w:rPr>
        <w:t>Bussines</w:t>
      </w:r>
      <w:r>
        <w:t xml:space="preserve"> e </w:t>
      </w:r>
      <w:r>
        <w:rPr>
          <w:i/>
          <w:iCs/>
        </w:rPr>
        <w:t>Web ser</w:t>
      </w:r>
      <w:r>
        <w:t>vices.</w:t>
      </w:r>
    </w:p>
    <w:p w:rsidR="00DD7857" w:rsidRDefault="008A7D50">
      <w:pPr>
        <w:pStyle w:val="Textbody"/>
      </w:pPr>
      <w:r>
        <w:lastRenderedPageBreak/>
        <w:t>O projeto UDDI não é específico à uma indústria. Qualquer indústria, no mundo, oferecendo produtos e serviços podem se beneficiar dessa iniciativa.</w:t>
      </w:r>
    </w:p>
    <w:p w:rsidR="00DD7857" w:rsidRDefault="008A7D50">
      <w:pPr>
        <w:pStyle w:val="Textbody"/>
      </w:pPr>
      <w:r>
        <w:t>Problemas que a especificação pode ajudar a resolver:</w:t>
      </w:r>
    </w:p>
    <w:p w:rsidR="00DD7857" w:rsidRDefault="008A7D50" w:rsidP="00E53B75">
      <w:pPr>
        <w:pStyle w:val="Textbody"/>
        <w:numPr>
          <w:ilvl w:val="0"/>
          <w:numId w:val="67"/>
        </w:numPr>
        <w:pPrChange w:id="605" w:author="eduardo.pichler" w:date="2010-08-23T10:03:00Z">
          <w:pPr>
            <w:pStyle w:val="Textbody"/>
            <w:numPr>
              <w:numId w:val="46"/>
            </w:numPr>
            <w:ind w:left="720" w:hanging="360"/>
          </w:pPr>
        </w:pPrChange>
      </w:pPr>
      <w:r>
        <w:t xml:space="preserve">tornar possível organizações descobrir rapidamente milhões de  negócios </w:t>
      </w:r>
      <w:r>
        <w:rPr>
          <w:i/>
          <w:iCs/>
        </w:rPr>
        <w:t>on</w:t>
      </w:r>
      <w:r>
        <w:rPr>
          <w:i/>
          <w:iCs/>
        </w:rPr>
        <w:softHyphen/>
        <w:t>line</w:t>
      </w:r>
      <w:r>
        <w:t>.</w:t>
      </w:r>
    </w:p>
    <w:p w:rsidR="00DD7857" w:rsidRDefault="008A7D50" w:rsidP="00E53B75">
      <w:pPr>
        <w:pStyle w:val="Textbody"/>
        <w:numPr>
          <w:ilvl w:val="0"/>
          <w:numId w:val="67"/>
        </w:numPr>
        <w:pPrChange w:id="606" w:author="eduardo.pichler" w:date="2010-08-23T10:03:00Z">
          <w:pPr>
            <w:pStyle w:val="Textbody"/>
            <w:numPr>
              <w:numId w:val="46"/>
            </w:numPr>
            <w:ind w:left="720" w:hanging="360"/>
          </w:pPr>
        </w:pPrChange>
      </w:pPr>
      <w:r>
        <w:t>definindo como habilitar o comércio para que seja conduzido uma vez que o negócio interessante é descoberto</w:t>
      </w:r>
      <w:r>
        <w:tab/>
      </w:r>
    </w:p>
    <w:p w:rsidR="00DD7857" w:rsidRDefault="008A7D50" w:rsidP="00E53B75">
      <w:pPr>
        <w:pStyle w:val="Textbody"/>
        <w:numPr>
          <w:ilvl w:val="2"/>
          <w:numId w:val="67"/>
        </w:numPr>
        <w:pPrChange w:id="607" w:author="eduardo.pichler" w:date="2010-08-23T10:03:00Z">
          <w:pPr>
            <w:pStyle w:val="Textbody"/>
            <w:ind w:firstLine="0"/>
          </w:pPr>
        </w:pPrChange>
      </w:pPr>
      <w:del w:id="608" w:author="eduardo.pichler" w:date="2010-08-23T10:03:00Z">
        <w:r w:rsidDel="00E53B75">
          <w:tab/>
        </w:r>
      </w:del>
      <w:r>
        <w:t>Benefícios imediatos que o projeto UDDI traz inclui:</w:t>
      </w:r>
    </w:p>
    <w:p w:rsidR="00DD7857" w:rsidRDefault="008A7D50" w:rsidP="00E53B75">
      <w:pPr>
        <w:pStyle w:val="Textbody"/>
        <w:numPr>
          <w:ilvl w:val="0"/>
          <w:numId w:val="67"/>
        </w:numPr>
        <w:pPrChange w:id="609" w:author="eduardo.pichler" w:date="2010-08-23T10:03:00Z">
          <w:pPr>
            <w:pStyle w:val="Textbody"/>
            <w:numPr>
              <w:numId w:val="47"/>
            </w:numPr>
            <w:ind w:left="720" w:hanging="360"/>
          </w:pPr>
        </w:pPrChange>
      </w:pPr>
      <w:r>
        <w:t>descoberta de novos clientes</w:t>
      </w:r>
    </w:p>
    <w:p w:rsidR="00DD7857" w:rsidRDefault="008A7D50" w:rsidP="00E53B75">
      <w:pPr>
        <w:pStyle w:val="Textbody"/>
        <w:numPr>
          <w:ilvl w:val="0"/>
          <w:numId w:val="67"/>
        </w:numPr>
        <w:pPrChange w:id="610" w:author="eduardo.pichler" w:date="2010-08-23T10:03:00Z">
          <w:pPr>
            <w:pStyle w:val="Textbody"/>
            <w:numPr>
              <w:numId w:val="47"/>
            </w:numPr>
            <w:ind w:left="720" w:hanging="360"/>
          </w:pPr>
        </w:pPrChange>
      </w:pPr>
      <w:r>
        <w:t>expansão das ofertas</w:t>
      </w:r>
    </w:p>
    <w:p w:rsidR="00DD7857" w:rsidRDefault="008A7D50" w:rsidP="00E53B75">
      <w:pPr>
        <w:pStyle w:val="Textbody"/>
        <w:numPr>
          <w:ilvl w:val="0"/>
          <w:numId w:val="67"/>
        </w:numPr>
        <w:pPrChange w:id="611" w:author="eduardo.pichler" w:date="2010-08-23T10:03:00Z">
          <w:pPr>
            <w:pStyle w:val="Textbody"/>
            <w:numPr>
              <w:numId w:val="47"/>
            </w:numPr>
            <w:ind w:left="720" w:hanging="360"/>
          </w:pPr>
        </w:pPrChange>
      </w:pPr>
      <w:r>
        <w:t>expansão do mercado</w:t>
      </w:r>
    </w:p>
    <w:p w:rsidR="00DD7857" w:rsidRDefault="008A7D50" w:rsidP="00E53B75">
      <w:pPr>
        <w:pStyle w:val="Textbody"/>
        <w:numPr>
          <w:ilvl w:val="0"/>
          <w:numId w:val="67"/>
        </w:numPr>
        <w:pPrChange w:id="612" w:author="eduardo.pichler" w:date="2010-08-23T10:03:00Z">
          <w:pPr>
            <w:pStyle w:val="Textbody"/>
            <w:numPr>
              <w:numId w:val="47"/>
            </w:numPr>
            <w:ind w:left="720" w:hanging="360"/>
          </w:pPr>
        </w:pPrChange>
      </w:pPr>
      <w:r>
        <w:t>remove barreiras necessárias para permitir uma rápida participação no economia global da internet</w:t>
      </w:r>
    </w:p>
    <w:p w:rsidR="00DD7857" w:rsidRDefault="008A7D50" w:rsidP="00E53B75">
      <w:pPr>
        <w:pStyle w:val="Textbody"/>
        <w:numPr>
          <w:ilvl w:val="0"/>
          <w:numId w:val="67"/>
        </w:numPr>
        <w:pPrChange w:id="613" w:author="eduardo.pichler" w:date="2010-08-23T10:03:00Z">
          <w:pPr>
            <w:pStyle w:val="Textbody"/>
            <w:numPr>
              <w:numId w:val="47"/>
            </w:numPr>
            <w:ind w:left="720" w:hanging="360"/>
          </w:pPr>
        </w:pPrChange>
      </w:pPr>
      <w:r>
        <w:t>descreve seus serviços e processos de negócio programaticamente em um simples, aberto, e seguro ambiente.</w:t>
      </w:r>
    </w:p>
    <w:p w:rsidR="00DD7857" w:rsidRDefault="008A7D50" w:rsidP="00E53B75">
      <w:pPr>
        <w:pStyle w:val="Textbody"/>
        <w:numPr>
          <w:ilvl w:val="0"/>
          <w:numId w:val="67"/>
        </w:numPr>
        <w:pPrChange w:id="614" w:author="eduardo.pichler" w:date="2010-08-23T10:03:00Z">
          <w:pPr>
            <w:pStyle w:val="Textbody"/>
            <w:numPr>
              <w:numId w:val="47"/>
            </w:numPr>
            <w:ind w:left="720" w:hanging="360"/>
          </w:pPr>
        </w:pPrChange>
      </w:pPr>
      <w:r>
        <w:t>usando um conjunto de protocolos que habilitam negócios invocarem serviços através da internet para agregar valor aos clientes.[8]</w:t>
      </w:r>
    </w:p>
    <w:p w:rsidR="00DD7857" w:rsidRDefault="00DD7857">
      <w:pPr>
        <w:pStyle w:val="Standard"/>
      </w:pPr>
    </w:p>
    <w:p w:rsidR="00DD7857" w:rsidRDefault="008A7D50" w:rsidP="00DD7857">
      <w:pPr>
        <w:pStyle w:val="Heading2"/>
      </w:pPr>
      <w:bookmarkStart w:id="615" w:name="_Toc270320263"/>
      <w:r>
        <w:t>Eclipse BIRT</w:t>
      </w:r>
      <w:bookmarkEnd w:id="615"/>
    </w:p>
    <w:p w:rsidR="00DD7857" w:rsidRDefault="00DD7857">
      <w:pPr>
        <w:pStyle w:val="Standard"/>
      </w:pPr>
    </w:p>
    <w:p w:rsidR="00DD7857" w:rsidRDefault="008A7D50" w:rsidP="00DD7857">
      <w:pPr>
        <w:pStyle w:val="Heading3"/>
      </w:pPr>
      <w:bookmarkStart w:id="616" w:name="_Toc270320264"/>
      <w:r>
        <w:t>O que é</w:t>
      </w:r>
      <w:bookmarkEnd w:id="616"/>
    </w:p>
    <w:p w:rsidR="00DD7857" w:rsidRDefault="00DD7857">
      <w:pPr>
        <w:pStyle w:val="Standard"/>
      </w:pPr>
    </w:p>
    <w:p w:rsidR="00DD7857" w:rsidRDefault="008A7D50">
      <w:pPr>
        <w:pStyle w:val="Textbody"/>
      </w:pPr>
      <w:r>
        <w:rPr>
          <w:i/>
          <w:iCs/>
        </w:rPr>
        <w:t>Bussines Inteligence and Reporting Tools</w:t>
      </w:r>
      <w:r>
        <w:t>(</w:t>
      </w:r>
      <w:r>
        <w:rPr>
          <w:i/>
          <w:iCs/>
        </w:rPr>
        <w:t>BIRT</w:t>
      </w:r>
      <w:r>
        <w:t>), é a  proposta do projeto BIRT da fundação Eclipse. O projeto BIRT é um open source, sistema de relatórios baseado no eclipse, que interage com outras aplicações, especialmente aquelas baseadas em Java e J2EE , produzindo relatórios tanto para web quando em PDF.</w:t>
      </w:r>
    </w:p>
    <w:p w:rsidR="00DD7857" w:rsidRDefault="008A7D50">
      <w:pPr>
        <w:pStyle w:val="Textbody"/>
      </w:pPr>
      <w:r>
        <w:t xml:space="preserve">BIRT fornece funcionalidades de </w:t>
      </w:r>
      <w:r>
        <w:rPr>
          <w:i/>
          <w:iCs/>
        </w:rPr>
        <w:t>engine</w:t>
      </w:r>
      <w:r>
        <w:t xml:space="preserve"> de relatórios como </w:t>
      </w:r>
      <w:r>
        <w:rPr>
          <w:i/>
          <w:iCs/>
        </w:rPr>
        <w:t>layout</w:t>
      </w:r>
      <w:r>
        <w:t xml:space="preserve">, acesso à dados e </w:t>
      </w:r>
      <w:r>
        <w:rPr>
          <w:i/>
          <w:iCs/>
        </w:rPr>
        <w:t>scritpting</w:t>
      </w:r>
      <w:r>
        <w:t>.</w:t>
      </w:r>
    </w:p>
    <w:p w:rsidR="00DD7857" w:rsidRDefault="008A7D50">
      <w:pPr>
        <w:pStyle w:val="Textbody"/>
      </w:pPr>
      <w:r>
        <w:t xml:space="preserve">BIRT tem dois componentes chaves: o </w:t>
      </w:r>
      <w:r>
        <w:rPr>
          <w:i/>
          <w:iCs/>
        </w:rPr>
        <w:t>report</w:t>
      </w:r>
      <w:r>
        <w:t xml:space="preserve"> </w:t>
      </w:r>
      <w:r>
        <w:rPr>
          <w:i/>
          <w:iCs/>
        </w:rPr>
        <w:t>designer</w:t>
      </w:r>
      <w:r>
        <w:t xml:space="preserve"> baseado no Eclipse, e um componente de </w:t>
      </w:r>
      <w:r>
        <w:rPr>
          <w:i/>
          <w:iCs/>
        </w:rPr>
        <w:t>runtime</w:t>
      </w:r>
      <w:r>
        <w:t xml:space="preserve"> que pode ser adicionado no servidor de aplicação. BIRT também oferece uma </w:t>
      </w:r>
      <w:r>
        <w:rPr>
          <w:i/>
          <w:iCs/>
        </w:rPr>
        <w:t>engine</w:t>
      </w:r>
      <w:r>
        <w:t xml:space="preserve"> de gráficos que permite que gráficos sejam adicionados nas aplicações.</w:t>
      </w:r>
    </w:p>
    <w:p w:rsidR="00DD7857" w:rsidRDefault="008A7D50">
      <w:pPr>
        <w:pStyle w:val="Textbody"/>
      </w:pPr>
      <w:r>
        <w:t>Com BIRT, uma rica variedade de relatórios podem ser incluídos na aplicação:</w:t>
      </w:r>
    </w:p>
    <w:p w:rsidR="00DD7857" w:rsidRDefault="008A7D50" w:rsidP="00E53B75">
      <w:pPr>
        <w:pStyle w:val="Textbody"/>
        <w:numPr>
          <w:ilvl w:val="0"/>
          <w:numId w:val="70"/>
        </w:numPr>
        <w:pPrChange w:id="617" w:author="eduardo.pichler" w:date="2010-08-23T10:03:00Z">
          <w:pPr>
            <w:pStyle w:val="Textbody"/>
            <w:numPr>
              <w:numId w:val="48"/>
            </w:numPr>
            <w:ind w:left="360" w:hanging="360"/>
          </w:pPr>
        </w:pPrChange>
      </w:pPr>
      <w:r>
        <w:t xml:space="preserve">Listas: Os mais simples relatórios são as listas de dados. Quando começam a tornar-se longas, pode ser agrupadas para organizar junto os dados relatados. </w:t>
      </w:r>
      <w:r>
        <w:lastRenderedPageBreak/>
        <w:t>Se o dado dinâmico for numérico, pode ser facilmente adicionado totais, médias entre outras equações.</w:t>
      </w:r>
    </w:p>
    <w:p w:rsidR="00DD7857" w:rsidRDefault="008A7D50" w:rsidP="00E53B75">
      <w:pPr>
        <w:pStyle w:val="Textbody"/>
        <w:numPr>
          <w:ilvl w:val="0"/>
          <w:numId w:val="65"/>
        </w:numPr>
        <w:pPrChange w:id="618" w:author="eduardo.pichler" w:date="2010-08-23T10:03:00Z">
          <w:pPr>
            <w:pStyle w:val="Textbody"/>
            <w:numPr>
              <w:numId w:val="48"/>
            </w:numPr>
            <w:ind w:left="360" w:hanging="360"/>
          </w:pPr>
        </w:pPrChange>
      </w:pPr>
      <w:r>
        <w:t>Gráficos: Dados numéricos são muito mais fáceis de entender quando apresentados em forma de gráficos. BIRT proporciona gráficos de pizza, linhas e barras, entre outros. Gráficos BIRT podem ser redenizados em SVG e suportar eventos para permitir interação com o usuário.</w:t>
      </w:r>
    </w:p>
    <w:p w:rsidR="00DD7857" w:rsidRDefault="008A7D50" w:rsidP="00E53B75">
      <w:pPr>
        <w:pStyle w:val="Textbody"/>
        <w:numPr>
          <w:ilvl w:val="0"/>
          <w:numId w:val="65"/>
        </w:numPr>
        <w:pPrChange w:id="619" w:author="eduardo.pichler" w:date="2010-08-23T10:03:00Z">
          <w:pPr>
            <w:pStyle w:val="Textbody"/>
            <w:numPr>
              <w:numId w:val="48"/>
            </w:numPr>
            <w:ind w:left="360" w:hanging="360"/>
          </w:pPr>
        </w:pPrChange>
      </w:pPr>
      <w:r>
        <w:t xml:space="preserve">Cartas &amp; Documentos: Notas,  cartas, e outros documentos de textos são facilmente criados com BIRT. Documentos podem incluir textos, formatação e </w:t>
      </w:r>
      <w:r>
        <w:rPr>
          <w:i/>
          <w:iCs/>
        </w:rPr>
        <w:t>design</w:t>
      </w:r>
      <w:r>
        <w:t>, listas, gráficos e mais.</w:t>
      </w:r>
    </w:p>
    <w:p w:rsidR="00DD7857" w:rsidRDefault="008A7D50" w:rsidP="00E53B75">
      <w:pPr>
        <w:pStyle w:val="Textbody"/>
        <w:numPr>
          <w:ilvl w:val="0"/>
          <w:numId w:val="65"/>
        </w:numPr>
        <w:pPrChange w:id="620" w:author="eduardo.pichler" w:date="2010-08-23T10:03:00Z">
          <w:pPr>
            <w:pStyle w:val="Textbody"/>
            <w:numPr>
              <w:numId w:val="48"/>
            </w:numPr>
            <w:ind w:left="360" w:hanging="360"/>
          </w:pPr>
        </w:pPrChange>
      </w:pPr>
      <w:r>
        <w:t>Relatórios compostos: Muitos relatórios precisam ser combinados em um simples documento. Com BIRT isso é possível.</w:t>
      </w:r>
    </w:p>
    <w:p w:rsidR="00DD7857" w:rsidRDefault="00DD7857" w:rsidP="00DD7857">
      <w:pPr>
        <w:pStyle w:val="Heading2"/>
        <w:numPr>
          <w:ilvl w:val="0"/>
          <w:numId w:val="0"/>
        </w:numPr>
        <w:spacing w:after="283"/>
      </w:pPr>
    </w:p>
    <w:p w:rsidR="00DD7857" w:rsidRDefault="008A7D50" w:rsidP="00DD7857">
      <w:pPr>
        <w:pStyle w:val="Heading3"/>
      </w:pPr>
      <w:bookmarkStart w:id="621" w:name="_Toc270320265"/>
      <w:r>
        <w:t>A anatomia de um relatório</w:t>
      </w:r>
      <w:bookmarkEnd w:id="621"/>
    </w:p>
    <w:p w:rsidR="00DD7857" w:rsidRDefault="00DD7857">
      <w:pPr>
        <w:pStyle w:val="Standard"/>
      </w:pPr>
    </w:p>
    <w:p w:rsidR="00DD7857" w:rsidRDefault="008A7D50">
      <w:pPr>
        <w:pStyle w:val="Textbody"/>
      </w:pPr>
      <w:r>
        <w:t>Um relatório BIRT consiste de quatro partes chave: dados, conversores de dados, lógica de negócio e apresentação.</w:t>
      </w:r>
    </w:p>
    <w:p w:rsidR="00DD7857" w:rsidRDefault="008A7D50" w:rsidP="00E53B75">
      <w:pPr>
        <w:pStyle w:val="Textbody"/>
        <w:numPr>
          <w:ilvl w:val="0"/>
          <w:numId w:val="69"/>
        </w:numPr>
        <w:spacing w:after="283"/>
        <w:pPrChange w:id="622" w:author="eduardo.pichler" w:date="2010-08-23T10:03:00Z">
          <w:pPr>
            <w:pStyle w:val="Textbody"/>
            <w:numPr>
              <w:numId w:val="49"/>
            </w:numPr>
            <w:spacing w:after="283"/>
            <w:ind w:left="720" w:hanging="360"/>
          </w:pPr>
        </w:pPrChange>
      </w:pPr>
      <w:r>
        <w:t xml:space="preserve">Dados – Bancos de dados, </w:t>
      </w:r>
      <w:r>
        <w:rPr>
          <w:i/>
          <w:iCs/>
        </w:rPr>
        <w:t>Web</w:t>
      </w:r>
      <w:r>
        <w:t xml:space="preserve"> </w:t>
      </w:r>
      <w:r>
        <w:rPr>
          <w:i/>
          <w:iCs/>
        </w:rPr>
        <w:t>services</w:t>
      </w:r>
      <w:r>
        <w:t xml:space="preserve"> , objetos Java, todos podem fornecer dados ao BIRT. Desde a versão 2.0 suporta JDBC e XML, como também possui suporte para uso de código para pegar dados de outros </w:t>
      </w:r>
      <w:r>
        <w:rPr>
          <w:i/>
          <w:iCs/>
        </w:rPr>
        <w:t xml:space="preserve">data </w:t>
      </w:r>
      <w:r w:rsidRPr="005A5400">
        <w:rPr>
          <w:i/>
          <w:iCs/>
          <w:rPrChange w:id="623" w:author="eduardo.pichler" w:date="2010-08-23T09:46:00Z">
            <w:rPr>
              <w:i/>
              <w:iCs/>
              <w:lang w:val="en-US"/>
            </w:rPr>
          </w:rPrChange>
        </w:rPr>
        <w:t>sources</w:t>
      </w:r>
      <w:r w:rsidRPr="005A5400">
        <w:rPr>
          <w:rPrChange w:id="624" w:author="eduardo.pichler" w:date="2010-08-23T09:46:00Z">
            <w:rPr>
              <w:lang w:val="en-US"/>
            </w:rPr>
          </w:rPrChange>
        </w:rPr>
        <w:t>.</w:t>
      </w:r>
      <w:r>
        <w:t xml:space="preserve"> O framework do BIRT, </w:t>
      </w:r>
      <w:r>
        <w:rPr>
          <w:i/>
          <w:iCs/>
        </w:rPr>
        <w:t>Open</w:t>
      </w:r>
      <w:r>
        <w:t xml:space="preserve"> </w:t>
      </w:r>
      <w:r>
        <w:rPr>
          <w:i/>
          <w:iCs/>
        </w:rPr>
        <w:t>Data</w:t>
      </w:r>
      <w:r>
        <w:t xml:space="preserve"> </w:t>
      </w:r>
      <w:r>
        <w:rPr>
          <w:i/>
          <w:iCs/>
        </w:rPr>
        <w:t>Acess</w:t>
      </w:r>
      <w:r>
        <w:t xml:space="preserve"> (</w:t>
      </w:r>
      <w:r>
        <w:rPr>
          <w:i/>
          <w:iCs/>
        </w:rPr>
        <w:t>ODA</w:t>
      </w:r>
      <w:r>
        <w:t>) , permite que seja construído relatórios e interfaces a partir de qualquer dado tabular. Em resumo, um simples relatório pode incluir dados de um número variável de fontes de dados.</w:t>
      </w:r>
    </w:p>
    <w:p w:rsidR="00DD7857" w:rsidRDefault="008A7D50" w:rsidP="00E53B75">
      <w:pPr>
        <w:pStyle w:val="Textbody"/>
        <w:numPr>
          <w:ilvl w:val="0"/>
          <w:numId w:val="69"/>
        </w:numPr>
        <w:spacing w:after="283"/>
        <w:pPrChange w:id="625" w:author="eduardo.pichler" w:date="2010-08-23T10:03:00Z">
          <w:pPr>
            <w:pStyle w:val="Textbody"/>
            <w:numPr>
              <w:numId w:val="49"/>
            </w:numPr>
            <w:spacing w:after="283"/>
            <w:ind w:left="720" w:hanging="360"/>
          </w:pPr>
        </w:pPrChange>
      </w:pPr>
      <w:r>
        <w:t>Conversores de dados – Relatórios apresentam dados ordenados, somados, filtrados e agrupados para fornecer o que o usuário precisa. Enquanto bancos de dados podem fazer alguns destes trabalhos, o BIRT faz tanto para o banco quanto para outras fontes de dados, como objetos Java. O BIRT permite operações sofisticadas como agrupamento de somas, porcentagens, entre outros.</w:t>
      </w:r>
    </w:p>
    <w:p w:rsidR="00DD7857" w:rsidRDefault="008A7D50" w:rsidP="00E53B75">
      <w:pPr>
        <w:pStyle w:val="Textbody"/>
        <w:numPr>
          <w:ilvl w:val="0"/>
          <w:numId w:val="69"/>
        </w:numPr>
        <w:spacing w:after="283"/>
        <w:pPrChange w:id="626" w:author="eduardo.pichler" w:date="2010-08-23T10:03:00Z">
          <w:pPr>
            <w:pStyle w:val="Textbody"/>
            <w:numPr>
              <w:numId w:val="49"/>
            </w:numPr>
            <w:spacing w:after="283"/>
            <w:ind w:left="720" w:hanging="360"/>
          </w:pPr>
        </w:pPrChange>
      </w:pPr>
      <w:r>
        <w:t xml:space="preserve">Lógica de negócio – Dados do mundo real são raramente estruturados exatamente como é requerido num relatório. Muitos relatórios precisam de uma lógica específica de negócio para converter dados comuns em informações úteis ao usuário. Se a lógica é simplesmente para o relatório, </w:t>
      </w:r>
      <w:r>
        <w:lastRenderedPageBreak/>
        <w:t>pode ser escrita através do suporte à Javascript do BIRT. Se a aplicação já contém a lógica pronta, pode ser chamado em no código java existente.</w:t>
      </w:r>
    </w:p>
    <w:p w:rsidR="00DD7857" w:rsidRDefault="008A7D50" w:rsidP="00E53B75">
      <w:pPr>
        <w:pStyle w:val="Textbody"/>
        <w:numPr>
          <w:ilvl w:val="0"/>
          <w:numId w:val="69"/>
        </w:numPr>
        <w:spacing w:after="283"/>
        <w:pPrChange w:id="627" w:author="eduardo.pichler" w:date="2010-08-23T10:03:00Z">
          <w:pPr>
            <w:pStyle w:val="Textbody"/>
            <w:numPr>
              <w:numId w:val="49"/>
            </w:numPr>
            <w:spacing w:after="283"/>
            <w:ind w:left="720" w:hanging="360"/>
          </w:pPr>
        </w:pPrChange>
      </w:pPr>
      <w:r>
        <w:t>Apresentação - Uma vez que os dados estão prontos, existem muitas maneiras de serem representados ao usuário. Tabelas, gráficos, textos entre outros. Um simples conjunto de dados pode aparecer em múltiplas maneiras, e um simples relatório pode representar dados de muitas fontes de conjuntos de dados diferentes.[9]</w:t>
      </w:r>
    </w:p>
    <w:p w:rsidR="00DD7857" w:rsidRDefault="008A7D50">
      <w:pPr>
        <w:pStyle w:val="Standard"/>
      </w:pPr>
      <w:r>
        <w:tab/>
      </w:r>
    </w:p>
    <w:p w:rsidR="00DD7857" w:rsidRDefault="008A7D50" w:rsidP="00DD7857">
      <w:pPr>
        <w:pStyle w:val="Heading2"/>
      </w:pPr>
      <w:bookmarkStart w:id="628" w:name="_Toc270320266"/>
      <w:r>
        <w:t>JUnit</w:t>
      </w:r>
      <w:bookmarkEnd w:id="628"/>
    </w:p>
    <w:p w:rsidR="00DD7857" w:rsidRDefault="00DD7857">
      <w:pPr>
        <w:pStyle w:val="Standard"/>
      </w:pPr>
    </w:p>
    <w:p w:rsidR="00DD7857" w:rsidRDefault="008A7D50">
      <w:pPr>
        <w:pStyle w:val="Textbody"/>
      </w:pPr>
      <w:r>
        <w:t>JUnit é um framework Java para fazer testes unitários. Criado originalmente por Kent Beck e Erich Gamma, é o framework de maior sucesso da família xUnit. JUnit tem gerado seu próprio ecossistema de extensões JUnit</w:t>
      </w:r>
    </w:p>
    <w:p w:rsidR="00DD7857" w:rsidRDefault="008A7D50">
      <w:pPr>
        <w:pStyle w:val="Textbody"/>
      </w:pPr>
      <w:r>
        <w:t xml:space="preserve">JUnit tem sido portado para outras linguagens, incluindo C# (NUnit), Python (PyUnit), Fortran (fUnit), and C++ (CppUnit). A família de frameworks de testes unitários é referenciada coletivamente como xUnit. Apesar de JUnit estar muito associado com </w:t>
      </w:r>
      <w:r>
        <w:rPr>
          <w:i/>
          <w:iCs/>
        </w:rPr>
        <w:t>Extreme</w:t>
      </w:r>
      <w:r>
        <w:t xml:space="preserve"> </w:t>
      </w:r>
      <w:r>
        <w:rPr>
          <w:i/>
          <w:iCs/>
        </w:rPr>
        <w:t>Programming</w:t>
      </w:r>
      <w:r>
        <w:t>, ele precede essa metodologia.</w:t>
      </w:r>
    </w:p>
    <w:p w:rsidR="00DD7857" w:rsidRDefault="00DD7857">
      <w:pPr>
        <w:pStyle w:val="Standard"/>
      </w:pPr>
    </w:p>
    <w:p w:rsidR="00DD7857" w:rsidRDefault="008A7D50" w:rsidP="00DD7857">
      <w:pPr>
        <w:pStyle w:val="Heading3"/>
      </w:pPr>
      <w:bookmarkStart w:id="629" w:name="_Toc270320267"/>
      <w:r>
        <w:t>Testes unitários</w:t>
      </w:r>
      <w:bookmarkEnd w:id="629"/>
    </w:p>
    <w:p w:rsidR="00DD7857" w:rsidRDefault="00DD7857">
      <w:pPr>
        <w:pStyle w:val="Standard"/>
      </w:pPr>
    </w:p>
    <w:p w:rsidR="00DD7857" w:rsidRDefault="008A7D50">
      <w:pPr>
        <w:pStyle w:val="Textbody"/>
      </w:pPr>
      <w:r>
        <w:t xml:space="preserve">Teste unitário é um procedimento usado para validar uma pedaço de código de programação. O procedimento é escrever </w:t>
      </w:r>
      <w:r>
        <w:rPr>
          <w:i/>
          <w:iCs/>
        </w:rPr>
        <w:t xml:space="preserve">test cases </w:t>
      </w:r>
      <w:r>
        <w:t xml:space="preserve">para todas as funções e métodos Assim em eventuais alterações, rodando os testes novamente, erros podem ser facilmente identificados e corrigidos. O ideal é que cada </w:t>
      </w:r>
      <w:r>
        <w:rPr>
          <w:i/>
          <w:iCs/>
        </w:rPr>
        <w:t>test case</w:t>
      </w:r>
      <w:r>
        <w:t xml:space="preserve"> seja separado dos outros.</w:t>
      </w:r>
    </w:p>
    <w:p w:rsidR="00DD7857" w:rsidRDefault="008A7D50">
      <w:pPr>
        <w:pStyle w:val="Textbody"/>
      </w:pPr>
      <w:r>
        <w:t xml:space="preserve">A grande vantagem de testes unitários é isolar cada pedaço do programa para que possa ser testado. Permitem que o programador faça </w:t>
      </w:r>
      <w:r>
        <w:rPr>
          <w:i/>
          <w:iCs/>
        </w:rPr>
        <w:t>refactoring</w:t>
      </w:r>
      <w:r>
        <w:t xml:space="preserve"> de seu código facilmente, sem importar quanto tempo faz que o código não é alterado. Testes unitários ainda os encorajam à mudanças e melhorias, uma vez que rodando os testes criados após as alterações, os possíveis </w:t>
      </w:r>
      <w:r>
        <w:rPr>
          <w:i/>
          <w:iCs/>
        </w:rPr>
        <w:t>bugs</w:t>
      </w:r>
      <w:r>
        <w:t xml:space="preserve"> são facilmente localizados.[10]</w:t>
      </w:r>
    </w:p>
    <w:p w:rsidR="00DD7857" w:rsidRDefault="00DD7857">
      <w:pPr>
        <w:pStyle w:val="Textbody"/>
      </w:pPr>
    </w:p>
    <w:p w:rsidR="00DD7857" w:rsidRDefault="008A7D50" w:rsidP="00DD7857">
      <w:pPr>
        <w:pStyle w:val="Heading2"/>
      </w:pPr>
      <w:bookmarkStart w:id="630" w:name="_Toc270320268"/>
      <w:r>
        <w:t>Log4j</w:t>
      </w:r>
      <w:bookmarkEnd w:id="630"/>
    </w:p>
    <w:p w:rsidR="00DD7857" w:rsidRDefault="00DD7857">
      <w:pPr>
        <w:pStyle w:val="Standard"/>
      </w:pPr>
    </w:p>
    <w:p w:rsidR="00DD7857" w:rsidRDefault="008A7D50">
      <w:pPr>
        <w:pStyle w:val="Textbody"/>
      </w:pPr>
      <w:r>
        <w:lastRenderedPageBreak/>
        <w:t xml:space="preserve">O Log4j é uma ferramenta simples para a exibição de </w:t>
      </w:r>
      <w:r>
        <w:rPr>
          <w:i/>
          <w:iCs/>
        </w:rPr>
        <w:t>logs</w:t>
      </w:r>
      <w:r>
        <w:t xml:space="preserve">, tem sua configuração baseada em arquivos, facilitando a alteração de suas características. O log4j pode também proporcionar ganho de performance à aplicação (dependendo da estrutura utilizada). Pode-se também desabilitar a emissão de </w:t>
      </w:r>
      <w:r>
        <w:rPr>
          <w:i/>
          <w:iCs/>
        </w:rPr>
        <w:t>logs</w:t>
      </w:r>
      <w:r>
        <w:t xml:space="preserve"> quando aplicação não estiver de fato em produção.</w:t>
      </w:r>
    </w:p>
    <w:p w:rsidR="00DD7857" w:rsidRDefault="00DD7857" w:rsidP="00DD7857">
      <w:pPr>
        <w:pStyle w:val="Heading3"/>
        <w:numPr>
          <w:ilvl w:val="0"/>
          <w:numId w:val="0"/>
        </w:numPr>
      </w:pPr>
    </w:p>
    <w:p w:rsidR="00DD7857" w:rsidRDefault="008A7D50" w:rsidP="00DD7857">
      <w:pPr>
        <w:pStyle w:val="Heading3"/>
      </w:pPr>
      <w:bookmarkStart w:id="631" w:name="_Toc270320269"/>
      <w:r>
        <w:t>Estrutura</w:t>
      </w:r>
      <w:bookmarkEnd w:id="631"/>
    </w:p>
    <w:p w:rsidR="00DD7857" w:rsidRDefault="00DD7857">
      <w:pPr>
        <w:pStyle w:val="Textbody"/>
      </w:pPr>
    </w:p>
    <w:p w:rsidR="00DD7857" w:rsidRDefault="008A7D50">
      <w:pPr>
        <w:pStyle w:val="Textbody"/>
      </w:pPr>
      <w:r>
        <w:t xml:space="preserve">O </w:t>
      </w:r>
      <w:r>
        <w:rPr>
          <w:color w:val="000000"/>
        </w:rPr>
        <w:t>Log4j</w:t>
      </w:r>
      <w:r>
        <w:t xml:space="preserve"> tem sua estrutura composta por 3 componentes básicos, o </w:t>
      </w:r>
      <w:r>
        <w:rPr>
          <w:i/>
          <w:iCs/>
        </w:rPr>
        <w:t>Logger</w:t>
      </w:r>
      <w:r>
        <w:t xml:space="preserve">, </w:t>
      </w:r>
      <w:r>
        <w:rPr>
          <w:i/>
          <w:iCs/>
        </w:rPr>
        <w:t>Appender</w:t>
      </w:r>
      <w:r>
        <w:t xml:space="preserve"> e o </w:t>
      </w:r>
      <w:r>
        <w:rPr>
          <w:i/>
          <w:iCs/>
        </w:rPr>
        <w:t>Layout</w:t>
      </w:r>
      <w:r>
        <w:t xml:space="preserve">. O </w:t>
      </w:r>
      <w:r>
        <w:rPr>
          <w:i/>
          <w:iCs/>
        </w:rPr>
        <w:t>Logger</w:t>
      </w:r>
      <w:r>
        <w:t xml:space="preserve"> tem a função de receber as mensagens e incluí-las ao </w:t>
      </w:r>
      <w:r>
        <w:rPr>
          <w:i/>
          <w:iCs/>
        </w:rPr>
        <w:t>output</w:t>
      </w:r>
      <w:r>
        <w:t xml:space="preserve"> de acordo com a configuração, </w:t>
      </w:r>
      <w:r>
        <w:rPr>
          <w:i/>
          <w:iCs/>
        </w:rPr>
        <w:t>Appender</w:t>
      </w:r>
      <w:r>
        <w:t xml:space="preserve"> é o </w:t>
      </w:r>
      <w:r>
        <w:rPr>
          <w:i/>
          <w:iCs/>
        </w:rPr>
        <w:t>output</w:t>
      </w:r>
      <w:r>
        <w:t xml:space="preserve"> do </w:t>
      </w:r>
      <w:r>
        <w:rPr>
          <w:i/>
          <w:iCs/>
        </w:rPr>
        <w:t>log</w:t>
      </w:r>
      <w:r>
        <w:t xml:space="preserve">. A forma como o </w:t>
      </w:r>
      <w:r>
        <w:rPr>
          <w:i/>
          <w:iCs/>
        </w:rPr>
        <w:t>log</w:t>
      </w:r>
      <w:r>
        <w:t xml:space="preserve"> é exibido é definida pelo </w:t>
      </w:r>
      <w:r>
        <w:rPr>
          <w:i/>
          <w:iCs/>
        </w:rPr>
        <w:t>Layout</w:t>
      </w:r>
      <w:r>
        <w:t>.</w:t>
      </w:r>
    </w:p>
    <w:p w:rsidR="00DD7857" w:rsidRDefault="00DD7857">
      <w:pPr>
        <w:pStyle w:val="Textbody"/>
      </w:pPr>
    </w:p>
    <w:p w:rsidR="00DD7857" w:rsidRDefault="008A7D50" w:rsidP="00DD7857">
      <w:pPr>
        <w:pStyle w:val="Heading3"/>
      </w:pPr>
      <w:bookmarkStart w:id="632" w:name="_Toc270320270"/>
      <w:r>
        <w:t>Logger</w:t>
      </w:r>
      <w:bookmarkEnd w:id="632"/>
    </w:p>
    <w:p w:rsidR="00DD7857" w:rsidRDefault="00DD7857">
      <w:pPr>
        <w:pStyle w:val="Textbody"/>
      </w:pPr>
    </w:p>
    <w:p w:rsidR="00DD7857" w:rsidRDefault="008A7D50">
      <w:pPr>
        <w:pStyle w:val="Textbody"/>
      </w:pPr>
      <w:r>
        <w:t xml:space="preserve">O </w:t>
      </w:r>
      <w:r>
        <w:rPr>
          <w:i/>
          <w:iCs/>
        </w:rPr>
        <w:t>Logger</w:t>
      </w:r>
      <w:r>
        <w:t xml:space="preserve"> é responsável por receber a mensagem e torná-la disponível para o </w:t>
      </w:r>
      <w:r>
        <w:rPr>
          <w:i/>
          <w:iCs/>
        </w:rPr>
        <w:t>Appender</w:t>
      </w:r>
      <w:r>
        <w:t xml:space="preserve">. Ao utilizar o </w:t>
      </w:r>
      <w:r>
        <w:rPr>
          <w:color w:val="000000"/>
        </w:rPr>
        <w:t>log4j</w:t>
      </w:r>
      <w:r>
        <w:t xml:space="preserve"> é necessário configurar o nível hierárquico desejado para a exibição das mensagens, que podem ser </w:t>
      </w:r>
      <w:r>
        <w:rPr>
          <w:i/>
          <w:iCs/>
        </w:rPr>
        <w:t>debug</w:t>
      </w:r>
      <w:r>
        <w:t xml:space="preserve">, </w:t>
      </w:r>
      <w:r>
        <w:rPr>
          <w:i/>
          <w:iCs/>
        </w:rPr>
        <w:t>info</w:t>
      </w:r>
      <w:r>
        <w:t xml:space="preserve">, </w:t>
      </w:r>
      <w:r>
        <w:rPr>
          <w:i/>
          <w:iCs/>
        </w:rPr>
        <w:t>warn</w:t>
      </w:r>
      <w:r>
        <w:t xml:space="preserve">, </w:t>
      </w:r>
      <w:r>
        <w:rPr>
          <w:i/>
          <w:iCs/>
        </w:rPr>
        <w:t>error</w:t>
      </w:r>
      <w:r>
        <w:t xml:space="preserve"> e </w:t>
      </w:r>
      <w:r>
        <w:rPr>
          <w:i/>
          <w:iCs/>
        </w:rPr>
        <w:t>fatal</w:t>
      </w:r>
      <w:r>
        <w:t>.</w:t>
      </w:r>
    </w:p>
    <w:p w:rsidR="00DD7857" w:rsidRDefault="00DD7857">
      <w:pPr>
        <w:pStyle w:val="Textbody"/>
      </w:pPr>
    </w:p>
    <w:p w:rsidR="00DD7857" w:rsidRDefault="008A7D50" w:rsidP="00DD7857">
      <w:pPr>
        <w:pStyle w:val="Heading3"/>
      </w:pPr>
      <w:bookmarkStart w:id="633" w:name="_Toc270320271"/>
      <w:r>
        <w:t>Appender</w:t>
      </w:r>
      <w:bookmarkEnd w:id="633"/>
    </w:p>
    <w:p w:rsidR="00DD7857" w:rsidRDefault="00DD7857">
      <w:pPr>
        <w:pStyle w:val="Standard"/>
      </w:pPr>
    </w:p>
    <w:p w:rsidR="00DD7857" w:rsidRDefault="008A7D50">
      <w:pPr>
        <w:pStyle w:val="Textbody"/>
      </w:pPr>
      <w:r>
        <w:t xml:space="preserve">O </w:t>
      </w:r>
      <w:r>
        <w:rPr>
          <w:i/>
          <w:iCs/>
        </w:rPr>
        <w:t>Appender</w:t>
      </w:r>
      <w:r>
        <w:t xml:space="preserve"> é o modo de como será exibido o </w:t>
      </w:r>
      <w:r>
        <w:rPr>
          <w:i/>
          <w:iCs/>
        </w:rPr>
        <w:t>log</w:t>
      </w:r>
      <w:r>
        <w:t xml:space="preserve">, como exemplo, um arquivo HTML, ou arquivo de log ou no próprio console. Para definir qual </w:t>
      </w:r>
      <w:r>
        <w:rPr>
          <w:i/>
          <w:iCs/>
        </w:rPr>
        <w:t>appender</w:t>
      </w:r>
      <w:r>
        <w:t xml:space="preserve"> a utilizar basta escolher um dos disponíveis no pacote org.apache.</w:t>
      </w:r>
      <w:r>
        <w:rPr>
          <w:color w:val="000000"/>
        </w:rPr>
        <w:t>log4j</w:t>
      </w:r>
      <w:r>
        <w:t xml:space="preserve"> e </w:t>
      </w:r>
      <w:r>
        <w:rPr>
          <w:i/>
          <w:iCs/>
        </w:rPr>
        <w:t>setá</w:t>
      </w:r>
      <w:r>
        <w:t>-lo na configuração do Log4j.</w:t>
      </w:r>
    </w:p>
    <w:p w:rsidR="00DD7857" w:rsidRDefault="00DD7857">
      <w:pPr>
        <w:pStyle w:val="Textbody"/>
      </w:pPr>
    </w:p>
    <w:p w:rsidR="00DD7857" w:rsidRDefault="008A7D50" w:rsidP="00DD7857">
      <w:pPr>
        <w:pStyle w:val="Heading3"/>
      </w:pPr>
      <w:bookmarkStart w:id="634" w:name="_Toc270320272"/>
      <w:r>
        <w:t>Layout</w:t>
      </w:r>
      <w:bookmarkEnd w:id="634"/>
    </w:p>
    <w:p w:rsidR="00DD7857" w:rsidRDefault="00DD7857">
      <w:pPr>
        <w:pStyle w:val="Textbody"/>
      </w:pPr>
    </w:p>
    <w:p w:rsidR="00DD7857" w:rsidRDefault="008A7D50">
      <w:pPr>
        <w:pStyle w:val="Textbody"/>
      </w:pPr>
      <w:r>
        <w:t xml:space="preserve">O </w:t>
      </w:r>
      <w:r>
        <w:rPr>
          <w:i/>
          <w:iCs/>
        </w:rPr>
        <w:t>layout</w:t>
      </w:r>
      <w:r>
        <w:t xml:space="preserve"> é o formato de como será exibida a mensagem de </w:t>
      </w:r>
      <w:r>
        <w:rPr>
          <w:i/>
          <w:iCs/>
        </w:rPr>
        <w:t>log</w:t>
      </w:r>
      <w:r>
        <w:t xml:space="preserve">. O primeiro passo é atribuir o </w:t>
      </w:r>
      <w:r>
        <w:rPr>
          <w:i/>
          <w:iCs/>
        </w:rPr>
        <w:t>Layout</w:t>
      </w:r>
      <w:r>
        <w:t xml:space="preserve"> ao </w:t>
      </w:r>
      <w:r>
        <w:rPr>
          <w:i/>
          <w:iCs/>
        </w:rPr>
        <w:t>appender</w:t>
      </w:r>
      <w:r>
        <w:t xml:space="preserve">. Conforme o </w:t>
      </w:r>
      <w:r>
        <w:rPr>
          <w:i/>
          <w:iCs/>
        </w:rPr>
        <w:t>layout</w:t>
      </w:r>
      <w:r>
        <w:t xml:space="preserve"> setado ao </w:t>
      </w:r>
      <w:r>
        <w:rPr>
          <w:i/>
          <w:iCs/>
        </w:rPr>
        <w:t>Appender</w:t>
      </w:r>
      <w:r>
        <w:t xml:space="preserve">, implicará no tipo da formatação com que os </w:t>
      </w:r>
      <w:r>
        <w:rPr>
          <w:i/>
          <w:iCs/>
        </w:rPr>
        <w:t>logs</w:t>
      </w:r>
      <w:r>
        <w:t xml:space="preserve"> serão gerados.</w:t>
      </w:r>
    </w:p>
    <w:p w:rsidR="00DD7857" w:rsidRDefault="00DD7857">
      <w:pPr>
        <w:pStyle w:val="Textbody"/>
      </w:pPr>
    </w:p>
    <w:p w:rsidR="00DD7857" w:rsidRDefault="008A7D50" w:rsidP="00DD7857">
      <w:pPr>
        <w:pStyle w:val="Heading2"/>
      </w:pPr>
      <w:bookmarkStart w:id="635" w:name="_Toc270320273"/>
      <w:r>
        <w:t>Oracle XE 10</w:t>
      </w:r>
      <w:r>
        <w:rPr>
          <w:i/>
          <w:iCs/>
        </w:rPr>
        <w:t>g</w:t>
      </w:r>
      <w:bookmarkEnd w:id="635"/>
    </w:p>
    <w:p w:rsidR="00DD7857" w:rsidRDefault="00DD7857">
      <w:pPr>
        <w:pStyle w:val="Standard"/>
        <w:rPr>
          <w:i/>
          <w:iCs/>
        </w:rPr>
      </w:pPr>
    </w:p>
    <w:p w:rsidR="00DD7857" w:rsidRDefault="008A7D50">
      <w:pPr>
        <w:pStyle w:val="Textbody"/>
        <w:ind w:firstLine="0"/>
      </w:pPr>
      <w:r>
        <w:lastRenderedPageBreak/>
        <w:tab/>
      </w:r>
      <w:r>
        <w:rPr>
          <w:i/>
          <w:iCs/>
        </w:rPr>
        <w:t>Oracle Database 10g Express Edition (Oracle Database XE)</w:t>
      </w:r>
      <w:r>
        <w:t xml:space="preserve"> é um banco de dados baseado no </w:t>
      </w:r>
      <w:r>
        <w:rPr>
          <w:i/>
          <w:iCs/>
        </w:rPr>
        <w:t>Oracle Database 10g  Release</w:t>
      </w:r>
      <w:r>
        <w:t xml:space="preserve"> </w:t>
      </w:r>
      <w:r>
        <w:rPr>
          <w:i/>
          <w:iCs/>
        </w:rPr>
        <w:t>2</w:t>
      </w:r>
      <w:r>
        <w:t>. Gratuito e livre para desenvolvimento e distribuição, simples de administrar, voltado especificamente para:</w:t>
      </w:r>
    </w:p>
    <w:p w:rsidR="00DD7857" w:rsidRDefault="008A7D50" w:rsidP="00E53B75">
      <w:pPr>
        <w:pStyle w:val="Textbody"/>
        <w:numPr>
          <w:ilvl w:val="0"/>
          <w:numId w:val="71"/>
        </w:numPr>
        <w:pPrChange w:id="636" w:author="eduardo.pichler" w:date="2010-08-23T10:03:00Z">
          <w:pPr>
            <w:pStyle w:val="Textbody"/>
            <w:numPr>
              <w:numId w:val="50"/>
            </w:numPr>
            <w:ind w:left="360" w:hanging="360"/>
          </w:pPr>
        </w:pPrChange>
      </w:pPr>
      <w:r>
        <w:t>Desenvolvedores trabalhando com PHP, Java, .Net e outras aplicações open source;</w:t>
      </w:r>
    </w:p>
    <w:p w:rsidR="00DD7857" w:rsidRDefault="008A7D50" w:rsidP="00E53B75">
      <w:pPr>
        <w:pStyle w:val="Textbody"/>
        <w:numPr>
          <w:ilvl w:val="0"/>
          <w:numId w:val="71"/>
        </w:numPr>
        <w:pPrChange w:id="637" w:author="eduardo.pichler" w:date="2010-08-23T10:03:00Z">
          <w:pPr>
            <w:pStyle w:val="Textbody"/>
            <w:numPr>
              <w:numId w:val="50"/>
            </w:numPr>
            <w:ind w:left="360" w:hanging="360"/>
          </w:pPr>
        </w:pPrChange>
      </w:pPr>
      <w:r>
        <w:rPr>
          <w:i/>
          <w:iCs/>
        </w:rPr>
        <w:t>DBAs</w:t>
      </w:r>
      <w:r>
        <w:t xml:space="preserve"> que precisam de um banco de dados gratuito para treinamento e desenvolvimento;</w:t>
      </w:r>
    </w:p>
    <w:p w:rsidR="00DD7857" w:rsidRDefault="008A7D50" w:rsidP="00E53B75">
      <w:pPr>
        <w:pStyle w:val="Textbody"/>
        <w:numPr>
          <w:ilvl w:val="0"/>
          <w:numId w:val="71"/>
        </w:numPr>
        <w:pPrChange w:id="638" w:author="eduardo.pichler" w:date="2010-08-23T10:03:00Z">
          <w:pPr>
            <w:pStyle w:val="Textbody"/>
            <w:numPr>
              <w:numId w:val="50"/>
            </w:numPr>
            <w:ind w:left="360" w:hanging="360"/>
          </w:pPr>
        </w:pPrChange>
      </w:pPr>
      <w:r>
        <w:t>Instituições educacionais e estudantes que precisam de uma banco de dados gratuito em seus currículos;</w:t>
      </w:r>
    </w:p>
    <w:p w:rsidR="00DD7857" w:rsidRDefault="00DD7857">
      <w:pPr>
        <w:pStyle w:val="Textbody"/>
      </w:pPr>
    </w:p>
    <w:p w:rsidR="00DD7857" w:rsidRDefault="008A7D50">
      <w:pPr>
        <w:pStyle w:val="Textbody"/>
      </w:pPr>
      <w:r>
        <w:t>Com Oracle Database XE, é possível de desenvolver aplicações com um banco de dados  poderoso e líder de indústria. Permite assim fazer a atualização para versões pagas do Oracle quando necessário sem custos complexos de migração.</w:t>
      </w:r>
    </w:p>
    <w:p w:rsidR="00DD7857" w:rsidRDefault="008A7D50">
      <w:pPr>
        <w:pStyle w:val="Textbody"/>
      </w:pPr>
      <w:r>
        <w:t>Oracle Database XE pode ser instalado em qualquer máquina com qualquer número de processadores(um banco por máquina), mas o XE só irá guardar até 4GB de dados de usuários, e usará apenas 1GB da memória ram, e apenas um processador por máquina.</w:t>
      </w:r>
    </w:p>
    <w:p w:rsidR="00DD7857" w:rsidRDefault="008A7D50">
      <w:pPr>
        <w:pStyle w:val="Textbody"/>
      </w:pPr>
      <w:r>
        <w:t>O Oracle Database XE  inclui o  Oracle HTML DB, um ambiente gráfico para desenvolvimento de aplicações centradas no banco e administração do mesmo[11].</w:t>
      </w:r>
    </w:p>
    <w:p w:rsidR="00DD7857" w:rsidDel="00895204" w:rsidRDefault="008A7D50">
      <w:pPr>
        <w:pStyle w:val="Textbody"/>
        <w:rPr>
          <w:del w:id="639" w:author="eduardo.pichler" w:date="2010-08-23T10:18:00Z"/>
        </w:rPr>
      </w:pPr>
      <w:del w:id="640" w:author="eduardo.pichler" w:date="2010-08-23T10:18:00Z">
        <w:r w:rsidDel="00895204">
          <w:delText>Na figura 4, sua interface principal:</w:delText>
        </w:r>
      </w:del>
    </w:p>
    <w:p w:rsidR="00DD7857" w:rsidRDefault="00DD7857">
      <w:pPr>
        <w:pStyle w:val="Textbody"/>
      </w:pPr>
      <w:del w:id="641" w:author="eduardo.pichler" w:date="2010-08-23T10:03:00Z">
        <w:r w:rsidRPr="00DD7857" w:rsidDel="00E53B75">
          <w:pict>
            <v:shape id="Quadro37" o:spid="_x0000_s1030" type="#_x0000_t202" style="position:absolute;left:0;text-align:left;margin-left:0;margin-top:0;width:453.5pt;height:294.4pt;z-index:251670016;visibility:visible;mso-position-horizontal:center;mso-position-vertical:top" filled="f" stroked="f">
              <v:textbox style="mso-rotate-with-shape:t" inset="0,0,0,0">
                <w:txbxContent>
                  <w:p w:rsidR="008A7D50" w:rsidRDefault="008A7D50">
                    <w:pPr>
                      <w:pStyle w:val="Imagem"/>
                      <w:jc w:val="center"/>
                    </w:pPr>
                    <w:moveFromRangeStart w:id="642" w:author="eduardo.pichler" w:date="2010-08-23T10:03:00Z" w:name="move270321146"/>
                    <w:moveFrom w:id="643" w:author="eduardo.pichler" w:date="2010-08-23T10:03:00Z">
                      <w:r w:rsidDel="00E53B75">
                        <w:rPr>
                          <w:noProof/>
                        </w:rPr>
                        <w:drawing>
                          <wp:inline distT="0" distB="0" distL="0" distR="0">
                            <wp:extent cx="5562720" cy="3490560"/>
                            <wp:effectExtent l="0" t="0" r="0" b="0"/>
                            <wp:docPr id="4" name="figura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alphaModFix/>
                                      <a:lum/>
                                    </a:blip>
                                    <a:srcRect/>
                                    <a:stretch>
                                      <a:fillRect/>
                                    </a:stretch>
                                  </pic:blipFill>
                                  <pic:spPr>
                                    <a:xfrm>
                                      <a:off x="0" y="0"/>
                                      <a:ext cx="5562720" cy="3490560"/>
                                    </a:xfrm>
                                    <a:prstGeom prst="rect">
                                      <a:avLst/>
                                    </a:prstGeom>
                                    <a:noFill/>
                                    <a:ln>
                                      <a:noFill/>
                                      <a:prstDash/>
                                    </a:ln>
                                  </pic:spPr>
                                </pic:pic>
                              </a:graphicData>
                            </a:graphic>
                          </wp:inline>
                        </w:drawing>
                      </w:r>
                    </w:moveFrom>
                    <w:moveFromRangeEnd w:id="642"/>
                  </w:p>
                  <w:p w:rsidR="008A7D50" w:rsidRDefault="008A7D50">
                    <w:pPr>
                      <w:pStyle w:val="Imagem"/>
                      <w:jc w:val="center"/>
                    </w:pPr>
                    <w:del w:id="644" w:author="eduardo.pichler" w:date="2010-08-23T10:03:00Z">
                      <w:r w:rsidDel="00E53B75">
                        <w:delText>Figura 4: Interface do Oracle HTML DB</w:delText>
                      </w:r>
                    </w:del>
                  </w:p>
                </w:txbxContent>
              </v:textbox>
              <w10:wrap type="topAndBottom"/>
            </v:shape>
          </w:pict>
        </w:r>
      </w:del>
    </w:p>
    <w:p w:rsidR="00E53B75" w:rsidRDefault="00E53B75" w:rsidP="00E53B75">
      <w:pPr>
        <w:pStyle w:val="Standard"/>
        <w:keepNext/>
        <w:jc w:val="center"/>
        <w:rPr>
          <w:ins w:id="645" w:author="eduardo.pichler" w:date="2010-08-23T10:03:00Z"/>
        </w:rPr>
        <w:pPrChange w:id="646" w:author="eduardo.pichler" w:date="2010-08-23T10:03:00Z">
          <w:pPr>
            <w:pStyle w:val="Standard"/>
          </w:pPr>
        </w:pPrChange>
      </w:pPr>
      <w:moveToRangeStart w:id="647" w:author="eduardo.pichler" w:date="2010-08-23T10:03:00Z" w:name="move270321146"/>
      <w:moveTo w:id="648" w:author="eduardo.pichler" w:date="2010-08-23T10:03:00Z">
        <w:r>
          <w:rPr>
            <w:noProof/>
          </w:rPr>
          <w:lastRenderedPageBreak/>
          <w:drawing>
            <wp:inline distT="0" distB="0" distL="0" distR="0">
              <wp:extent cx="5562720" cy="3490560"/>
              <wp:effectExtent l="0" t="0" r="0" b="0"/>
              <wp:docPr id="46" name="figura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alphaModFix/>
                        <a:lum/>
                      </a:blip>
                      <a:srcRect/>
                      <a:stretch>
                        <a:fillRect/>
                      </a:stretch>
                    </pic:blipFill>
                    <pic:spPr>
                      <a:xfrm>
                        <a:off x="0" y="0"/>
                        <a:ext cx="5562720" cy="3490560"/>
                      </a:xfrm>
                      <a:prstGeom prst="rect">
                        <a:avLst/>
                      </a:prstGeom>
                      <a:noFill/>
                      <a:ln>
                        <a:noFill/>
                        <a:prstDash/>
                      </a:ln>
                    </pic:spPr>
                  </pic:pic>
                </a:graphicData>
              </a:graphic>
            </wp:inline>
          </w:drawing>
        </w:r>
      </w:moveTo>
      <w:moveToRangeEnd w:id="647"/>
    </w:p>
    <w:p w:rsidR="00DD7857" w:rsidRDefault="00E53B75" w:rsidP="00E53B75">
      <w:pPr>
        <w:pStyle w:val="Legenda"/>
        <w:jc w:val="center"/>
        <w:pPrChange w:id="649" w:author="eduardo.pichler" w:date="2010-08-23T10:04:00Z">
          <w:pPr>
            <w:pStyle w:val="Standard"/>
          </w:pPr>
        </w:pPrChange>
      </w:pPr>
      <w:ins w:id="650" w:author="eduardo.pichler" w:date="2010-08-23T10:03:00Z">
        <w:r>
          <w:t xml:space="preserve">Figura </w:t>
        </w:r>
        <w:r>
          <w:fldChar w:fldCharType="begin"/>
        </w:r>
        <w:r>
          <w:instrText xml:space="preserve"> SEQ Figura \* ARABIC </w:instrText>
        </w:r>
      </w:ins>
      <w:r>
        <w:fldChar w:fldCharType="separate"/>
      </w:r>
      <w:ins w:id="651" w:author="eduardo.pichler" w:date="2010-08-23T10:33:00Z">
        <w:r w:rsidR="00DF598C">
          <w:rPr>
            <w:noProof/>
          </w:rPr>
          <w:t>5</w:t>
        </w:r>
      </w:ins>
      <w:ins w:id="652" w:author="eduardo.pichler" w:date="2010-08-23T10:03:00Z">
        <w:r>
          <w:fldChar w:fldCharType="end"/>
        </w:r>
        <w:r>
          <w:t xml:space="preserve">: </w:t>
        </w:r>
        <w:r w:rsidRPr="00F659E1">
          <w:t>Interface do Oracle HTML DB</w:t>
        </w:r>
      </w:ins>
    </w:p>
    <w:p w:rsidR="00DD7857" w:rsidRDefault="00DD7857">
      <w:pPr>
        <w:pStyle w:val="Standard"/>
      </w:pPr>
    </w:p>
    <w:p w:rsidR="00DD7857" w:rsidRDefault="008A7D50" w:rsidP="00DD7857">
      <w:pPr>
        <w:pStyle w:val="Heading2"/>
      </w:pPr>
      <w:bookmarkStart w:id="653" w:name="_Toc270320274"/>
      <w:r>
        <w:t>Hibernate</w:t>
      </w:r>
      <w:bookmarkEnd w:id="653"/>
    </w:p>
    <w:p w:rsidR="00DD7857" w:rsidRDefault="00DD7857">
      <w:pPr>
        <w:pStyle w:val="Standard"/>
      </w:pPr>
    </w:p>
    <w:p w:rsidR="00DD7857" w:rsidRDefault="008A7D50">
      <w:pPr>
        <w:pStyle w:val="Textbody"/>
      </w:pPr>
      <w:r>
        <w:t xml:space="preserve">Hibernate é um poderoso, de alta performance, framework de mapeamento objeto-relacional. Ele permite que seja desenvolvido classes persistentes seguindo o idioma orientado à objetos, incluindo associações, herança, polimorfismo, composição e </w:t>
      </w:r>
      <w:r>
        <w:rPr>
          <w:i/>
          <w:iCs/>
        </w:rPr>
        <w:t>collections.</w:t>
      </w:r>
      <w:r>
        <w:t xml:space="preserve"> O Hibernate permite que as </w:t>
      </w:r>
      <w:r>
        <w:rPr>
          <w:i/>
          <w:iCs/>
        </w:rPr>
        <w:t>queries</w:t>
      </w:r>
      <w:r>
        <w:t xml:space="preserve"> sejam expressas em sua própria linguagem portável de SQL, o HQL, com também em SQL nativo, ou com sua API orientado à objetos.</w:t>
      </w:r>
    </w:p>
    <w:p w:rsidR="00DD7857" w:rsidRDefault="008A7D50">
      <w:pPr>
        <w:pStyle w:val="Textbody"/>
      </w:pPr>
      <w:r>
        <w:t>Diferentemente de outras soluções de persistência, o Hibernate não esconde o poder do SQL e garante que seu investimento na tecnologia relacional será sempre válido. Sua licença LGPL permite que o Hibernate seja usado tanto em projetos open source quanto comerciais.[12]</w:t>
      </w:r>
    </w:p>
    <w:p w:rsidR="00DD7857" w:rsidRDefault="00DD7857">
      <w:pPr>
        <w:pStyle w:val="Textbody"/>
      </w:pPr>
    </w:p>
    <w:p w:rsidR="00DD7857" w:rsidRDefault="008A7D50" w:rsidP="00DD7857">
      <w:pPr>
        <w:pStyle w:val="Heading3"/>
      </w:pPr>
      <w:bookmarkStart w:id="654" w:name="_Toc270320275"/>
      <w:r>
        <w:t>Mapeamento Objeto-Relacional</w:t>
      </w:r>
      <w:bookmarkEnd w:id="654"/>
    </w:p>
    <w:p w:rsidR="00DD7857" w:rsidRDefault="00DD7857">
      <w:pPr>
        <w:pStyle w:val="Standard"/>
      </w:pPr>
    </w:p>
    <w:p w:rsidR="00DD7857" w:rsidRDefault="008A7D50">
      <w:pPr>
        <w:pStyle w:val="Textbody"/>
      </w:pPr>
      <w:r>
        <w:t>Mapeamento Objeto-Relacional é um meio de persistência automático de objetos java para tabelas de um banco de dados, usando meta dados que descrevem o mapeamento entre objetos e o banco de dados.</w:t>
      </w:r>
    </w:p>
    <w:p w:rsidR="00DD7857" w:rsidRDefault="008A7D50">
      <w:pPr>
        <w:pStyle w:val="Textbody"/>
      </w:pPr>
      <w:r>
        <w:t xml:space="preserve">Isso implica em certa perda de performance. De qualquer maneira, se ORM é implementado como um </w:t>
      </w:r>
      <w:r>
        <w:rPr>
          <w:i/>
          <w:iCs/>
        </w:rPr>
        <w:t>middleware</w:t>
      </w:r>
      <w:r>
        <w:t xml:space="preserve">, há muitas oportunidades e maneiras para </w:t>
      </w:r>
      <w:r>
        <w:lastRenderedPageBreak/>
        <w:t>otimizar que  não existiria numa camada de persistência codificada à mão. O preço que se paga com ORM (em tempo de desenvolvimento) é a previsão e gerenciamento dos meta dados que definem o mapeamento. Mas novamente, o custo é menor que o equivalente custo que seria envolvido para manter um código em uma solução que a camada de persistência fosse feita à mão.</w:t>
      </w:r>
    </w:p>
    <w:p w:rsidR="00DD7857" w:rsidRDefault="008A7D50">
      <w:pPr>
        <w:pStyle w:val="Textbody"/>
      </w:pPr>
      <w:r>
        <w:t>Uma solução ORM consiste nas seguintes quatro partes:</w:t>
      </w:r>
    </w:p>
    <w:p w:rsidR="00DD7857" w:rsidRDefault="008A7D50" w:rsidP="00E53B75">
      <w:pPr>
        <w:pStyle w:val="Textbody"/>
        <w:numPr>
          <w:ilvl w:val="0"/>
          <w:numId w:val="72"/>
        </w:numPr>
        <w:pPrChange w:id="655" w:author="eduardo.pichler" w:date="2010-08-23T10:04:00Z">
          <w:pPr>
            <w:pStyle w:val="Textbody"/>
            <w:numPr>
              <w:numId w:val="51"/>
            </w:numPr>
            <w:ind w:left="709" w:hanging="360"/>
          </w:pPr>
        </w:pPrChange>
      </w:pPr>
      <w:r>
        <w:t>Uma API para fazer operações básicas CRUD</w:t>
      </w:r>
      <w:r w:rsidRPr="00DD7857">
        <w:rPr>
          <w:rStyle w:val="Refdenotaderodap"/>
        </w:rPr>
        <w:footnoteReference w:id="1"/>
      </w:r>
      <w:r>
        <w:t xml:space="preserve"> em objetos de classes persistentes.</w:t>
      </w:r>
    </w:p>
    <w:p w:rsidR="00DD7857" w:rsidRDefault="008A7D50" w:rsidP="00E53B75">
      <w:pPr>
        <w:pStyle w:val="Textbody"/>
        <w:numPr>
          <w:ilvl w:val="0"/>
          <w:numId w:val="72"/>
        </w:numPr>
        <w:pPrChange w:id="656" w:author="eduardo.pichler" w:date="2010-08-23T10:04:00Z">
          <w:pPr>
            <w:pStyle w:val="Textbody"/>
            <w:numPr>
              <w:numId w:val="51"/>
            </w:numPr>
            <w:ind w:left="709" w:hanging="360"/>
          </w:pPr>
        </w:pPrChange>
      </w:pPr>
      <w:r>
        <w:t xml:space="preserve">Uma linguagem ou API para especificar </w:t>
      </w:r>
      <w:r>
        <w:rPr>
          <w:i/>
          <w:iCs/>
        </w:rPr>
        <w:t>queries</w:t>
      </w:r>
      <w:r>
        <w:t xml:space="preserve"> que referenciam classes e propriedades de classes.</w:t>
      </w:r>
    </w:p>
    <w:p w:rsidR="00DD7857" w:rsidRDefault="008A7D50" w:rsidP="00E53B75">
      <w:pPr>
        <w:pStyle w:val="Textbody"/>
        <w:numPr>
          <w:ilvl w:val="0"/>
          <w:numId w:val="72"/>
        </w:numPr>
        <w:pPrChange w:id="657" w:author="eduardo.pichler" w:date="2010-08-23T10:04:00Z">
          <w:pPr>
            <w:pStyle w:val="Textbody"/>
            <w:numPr>
              <w:numId w:val="51"/>
            </w:numPr>
            <w:ind w:left="709" w:hanging="360"/>
          </w:pPr>
        </w:pPrChange>
      </w:pPr>
      <w:r>
        <w:t>Uma maneira fácil de especificar mapeamento de meta dados</w:t>
      </w:r>
    </w:p>
    <w:p w:rsidR="00DD7857" w:rsidRDefault="008A7D50" w:rsidP="00E53B75">
      <w:pPr>
        <w:pStyle w:val="Textbody"/>
        <w:numPr>
          <w:ilvl w:val="0"/>
          <w:numId w:val="72"/>
        </w:numPr>
        <w:pPrChange w:id="658" w:author="eduardo.pichler" w:date="2010-08-23T10:04:00Z">
          <w:pPr>
            <w:pStyle w:val="Textbody"/>
            <w:numPr>
              <w:numId w:val="51"/>
            </w:numPr>
            <w:ind w:left="709" w:hanging="360"/>
          </w:pPr>
        </w:pPrChange>
      </w:pPr>
      <w:r>
        <w:t xml:space="preserve">Uma técnica para a implementação ORM interagir com objetos transacionais e executar checagem, </w:t>
      </w:r>
      <w:r>
        <w:rPr>
          <w:i/>
          <w:iCs/>
        </w:rPr>
        <w:t>lazy association fetching</w:t>
      </w:r>
      <w:r>
        <w:t>, e outros mecanismos de otimização e funções.</w:t>
      </w:r>
    </w:p>
    <w:p w:rsidR="00DD7857" w:rsidRDefault="008A7D50">
      <w:pPr>
        <w:pStyle w:val="Textbody"/>
      </w:pPr>
      <w:r w:rsidRPr="005A5400">
        <w:rPr>
          <w:i/>
          <w:iCs/>
          <w:rPrChange w:id="659" w:author="eduardo.pichler" w:date="2010-08-23T09:46:00Z">
            <w:rPr>
              <w:i/>
              <w:iCs/>
              <w:lang w:val="en-US"/>
            </w:rPr>
          </w:rPrChange>
        </w:rPr>
        <w:t>Lazy</w:t>
      </w:r>
      <w:r>
        <w:rPr>
          <w:i/>
          <w:iCs/>
        </w:rPr>
        <w:t xml:space="preserve"> association</w:t>
      </w:r>
      <w:r>
        <w:t xml:space="preserve"> é quando é definido que os dados só serão buscados quando forem necessários ou requisitados na aplicação.</w:t>
      </w:r>
    </w:p>
    <w:p w:rsidR="00DD7857" w:rsidRDefault="00DD7857">
      <w:pPr>
        <w:pStyle w:val="Textbody"/>
      </w:pPr>
    </w:p>
    <w:p w:rsidR="00DD7857" w:rsidRDefault="008A7D50" w:rsidP="00DD7857">
      <w:pPr>
        <w:pStyle w:val="Heading3"/>
      </w:pPr>
      <w:bookmarkStart w:id="660" w:name="_Toc270320276"/>
      <w:r>
        <w:t>Por que usar um framework ORM</w:t>
      </w:r>
      <w:bookmarkEnd w:id="660"/>
    </w:p>
    <w:p w:rsidR="00DD7857" w:rsidRDefault="00DD7857">
      <w:pPr>
        <w:pStyle w:val="Standard"/>
      </w:pPr>
    </w:p>
    <w:p w:rsidR="00DD7857" w:rsidRDefault="008A7D50">
      <w:pPr>
        <w:pStyle w:val="Textbody"/>
      </w:pPr>
      <w:r>
        <w:t>Uma implementação ORM é uma coisa complexa – menos complexa que um servidor de aplicação, porém mais complexo que uma aplicação web feita em um framework como Struts ou Tapestry. Há várias razões para se introduzir um outro elemento complexo em um sistema.</w:t>
      </w:r>
    </w:p>
    <w:p w:rsidR="00DD7857" w:rsidRDefault="008A7D50">
      <w:pPr>
        <w:pStyle w:val="Standard"/>
      </w:pPr>
      <w:r>
        <w:tab/>
      </w:r>
    </w:p>
    <w:p w:rsidR="00DD7857" w:rsidRDefault="008A7D50">
      <w:pPr>
        <w:pStyle w:val="Heading4"/>
      </w:pPr>
      <w:r>
        <w:t>Produtividade</w:t>
      </w:r>
    </w:p>
    <w:p w:rsidR="00DD7857" w:rsidRDefault="00DD7857">
      <w:pPr>
        <w:pStyle w:val="Textbody"/>
      </w:pPr>
    </w:p>
    <w:p w:rsidR="00DD7857" w:rsidRDefault="008A7D50">
      <w:pPr>
        <w:pStyle w:val="Textbody"/>
      </w:pPr>
      <w:r>
        <w:t>Código de persistência de dados pode ser um dos mais tediosos códigos em Aplicações Java. O Hibernate elimina um grande trabalho e deixa o desenvolvedores se concentrar no problema do negócio. Não importa qual estratégia de desenvolvimento de aplicações seja preferido, Hibernate usado junto com as ferramentas apropriadas significa economia de tempo.</w:t>
      </w:r>
    </w:p>
    <w:p w:rsidR="00DD7857" w:rsidRDefault="008A7D50">
      <w:pPr>
        <w:pStyle w:val="Heading4"/>
      </w:pPr>
      <w:r>
        <w:lastRenderedPageBreak/>
        <w:t>Manutenabilidade</w:t>
      </w:r>
    </w:p>
    <w:p w:rsidR="00DD7857" w:rsidRDefault="00DD7857">
      <w:pPr>
        <w:pStyle w:val="Standard"/>
        <w:rPr>
          <w:rFonts w:ascii="Arial" w:hAnsi="Arial" w:cs="Arial"/>
          <w:szCs w:val="24"/>
        </w:rPr>
      </w:pPr>
    </w:p>
    <w:p w:rsidR="00DD7857" w:rsidRDefault="008A7D50">
      <w:pPr>
        <w:pStyle w:val="Textbody"/>
      </w:pPr>
      <w:r>
        <w:t xml:space="preserve">Poucas linhas de código torna o sistema mais fácil de ser entendido, e enfatiza a lógica de negócios. Um sistema com poucas linhas também é fácil de ser feito o </w:t>
      </w:r>
      <w:r>
        <w:rPr>
          <w:i/>
          <w:iCs/>
        </w:rPr>
        <w:t>refactoring</w:t>
      </w:r>
      <w:r>
        <w:t xml:space="preserve"> do código. Persistência automática objeto-relacional reduz a quantidade de códigos, e assim, a complexidade do mesmo.</w:t>
      </w:r>
    </w:p>
    <w:p w:rsidR="00DD7857" w:rsidRDefault="008A7D50">
      <w:pPr>
        <w:pStyle w:val="Textbody"/>
      </w:pPr>
      <w:r>
        <w:t>Há outras razões para que com Hibernate, a aplicação torne-se mais fácil de ser feita manutenção. Em sistemas com persistência codificada à mão, é inevitável a tensão que existe entre a representação relacional e o modelo de objetos implementado no domínio da aplicação.</w:t>
      </w:r>
    </w:p>
    <w:p w:rsidR="00DD7857" w:rsidRDefault="008A7D50">
      <w:pPr>
        <w:pStyle w:val="Textbody"/>
      </w:pPr>
      <w:r>
        <w:t>Modificações feita para um sempre envolve modificações à outro. E freqüentemente o design da representação é comprometido para acomodar a existência de outro. ORM fornece uma maneira elegante de usar a orientação à objetos no lado do código java, e quando alterado um modelo, poucas coisas mudam ao outro.</w:t>
      </w:r>
    </w:p>
    <w:p w:rsidR="00DD7857" w:rsidRDefault="008A7D50">
      <w:pPr>
        <w:pStyle w:val="Heading4"/>
      </w:pPr>
      <w:r>
        <w:t>Performance</w:t>
      </w:r>
    </w:p>
    <w:p w:rsidR="00DD7857" w:rsidRDefault="008A7D50">
      <w:pPr>
        <w:pStyle w:val="Standard"/>
        <w:rPr>
          <w:rFonts w:ascii="Arial" w:hAnsi="Arial" w:cs="Arial"/>
          <w:szCs w:val="24"/>
        </w:rPr>
      </w:pPr>
      <w:r>
        <w:rPr>
          <w:rFonts w:ascii="Arial" w:hAnsi="Arial" w:cs="Arial"/>
          <w:szCs w:val="24"/>
        </w:rPr>
        <w:tab/>
      </w:r>
    </w:p>
    <w:p w:rsidR="00DD7857" w:rsidRDefault="008A7D50">
      <w:pPr>
        <w:pStyle w:val="Textbody"/>
      </w:pPr>
      <w:r>
        <w:t>Uma dito comum é que código feito à mão sempre será mais rápido que a persistência automática. Isto é verdade da mesma maneira que código assembly  pode ser mais rápido que um código Java escrito à mão, ou outra linguagem qualquer.</w:t>
      </w:r>
    </w:p>
    <w:p w:rsidR="00DD7857" w:rsidRDefault="008A7D50">
      <w:pPr>
        <w:pStyle w:val="Textbody"/>
      </w:pPr>
      <w:r>
        <w:t xml:space="preserve">Outra interessante questão é quando é considerado o tempo como requisito no desenvolvimento. Ser mais rápido não significa que todos os programas devem ser feitos em </w:t>
      </w:r>
      <w:r>
        <w:rPr>
          <w:i/>
          <w:iCs/>
        </w:rPr>
        <w:t>assembly.</w:t>
      </w:r>
    </w:p>
    <w:p w:rsidR="00DD7857" w:rsidRDefault="008A7D50">
      <w:pPr>
        <w:pStyle w:val="Textbody"/>
      </w:pPr>
      <w:r>
        <w:t>Dado uma tarefa de persistência, muitas otimizações são possíveis. Algumas são muito mais fáceis se forem feitas à mão com  SQL/JDBC. Mas muitas otimizações também são muito mais fáceis para serem feitas de forma automática com ORM.</w:t>
      </w:r>
    </w:p>
    <w:p w:rsidR="00DD7857" w:rsidRDefault="008A7D50">
      <w:pPr>
        <w:pStyle w:val="Textbody"/>
      </w:pPr>
      <w:r>
        <w:t>Hibernate permite que muitas otimizações sejam usadas o tempo todo. De qualquer forma, persistência automática aumenta a produtividade do programador, tanto quanto gastaria-se mais tempo otimizando um código feito à mão</w:t>
      </w:r>
    </w:p>
    <w:p w:rsidR="00DD7857" w:rsidRDefault="008A7D50">
      <w:pPr>
        <w:pStyle w:val="Textbody"/>
      </w:pPr>
      <w:r>
        <w:t>Finalmente, as pessoas que implementam ORM em softwares provavelmente tem muito mais tempo para investigar sobre otimizações na performance do que se não usassem ORM.</w:t>
      </w:r>
    </w:p>
    <w:p w:rsidR="00DD7857" w:rsidRDefault="00DD7857">
      <w:pPr>
        <w:pStyle w:val="Standard"/>
        <w:rPr>
          <w:rFonts w:ascii="Arial" w:eastAsia="Arial" w:hAnsi="Arial" w:cs="Arial"/>
          <w:b/>
          <w:bCs/>
          <w:i/>
          <w:iCs/>
          <w:sz w:val="21"/>
          <w:szCs w:val="21"/>
        </w:rPr>
      </w:pPr>
    </w:p>
    <w:p w:rsidR="00DD7857" w:rsidRDefault="008A7D50">
      <w:pPr>
        <w:pStyle w:val="Heading4"/>
      </w:pPr>
      <w:r>
        <w:t>Independência de fornecedor</w:t>
      </w:r>
    </w:p>
    <w:p w:rsidR="00DD7857" w:rsidRDefault="00DD7857">
      <w:pPr>
        <w:pStyle w:val="Textbody"/>
      </w:pPr>
    </w:p>
    <w:p w:rsidR="00DD7857" w:rsidRDefault="008A7D50">
      <w:pPr>
        <w:pStyle w:val="Textbody"/>
      </w:pPr>
      <w:r>
        <w:t>Um ORM abstrai a aplicação sem precisar a codificação de códigos em sql. Se a ferramenta suporta diferentes bancos de dados, isso ainda oferece certa portabilidade à aplicação.</w:t>
      </w:r>
    </w:p>
    <w:p w:rsidR="00DD7857" w:rsidRDefault="008A7D50">
      <w:pPr>
        <w:pStyle w:val="Textbody"/>
      </w:pPr>
      <w:r>
        <w:t>É muito mais fácil fazer software multi-plataforma  usando ORM. Migrações ocorrem de forma mais fácil com menos riscos. Um aplicativo independente de banco de dados ainda ajuda no desenvolvimento de cenários onde os desenvolvedores usam um banco de dados simples e local, mas fazem o deploy para ser instalado em um ambiente de produto com um banco de dados diferente.[13]</w:t>
      </w:r>
    </w:p>
    <w:p w:rsidR="00DD7857" w:rsidRDefault="00DD7857">
      <w:pPr>
        <w:pStyle w:val="Textbody"/>
      </w:pPr>
    </w:p>
    <w:p w:rsidR="00DD7857" w:rsidRDefault="008A7D50" w:rsidP="00DD7857">
      <w:pPr>
        <w:pStyle w:val="Heading2"/>
      </w:pPr>
      <w:bookmarkStart w:id="661" w:name="_Toc270320277"/>
      <w:r>
        <w:rPr>
          <w:lang w:val="en-US"/>
        </w:rPr>
        <w:t>Commons</w:t>
      </w:r>
      <w:r>
        <w:t xml:space="preserve"> Configuration</w:t>
      </w:r>
      <w:bookmarkEnd w:id="661"/>
    </w:p>
    <w:p w:rsidR="00DD7857" w:rsidRDefault="008A7D50">
      <w:pPr>
        <w:pStyle w:val="Standard"/>
      </w:pPr>
      <w:r>
        <w:tab/>
      </w:r>
    </w:p>
    <w:p w:rsidR="00DD7857" w:rsidRDefault="008A7D50">
      <w:pPr>
        <w:pStyle w:val="Textbody"/>
      </w:pPr>
      <w:r>
        <w:t xml:space="preserve">O framework </w:t>
      </w:r>
      <w:r w:rsidRPr="005A5400">
        <w:rPr>
          <w:i/>
          <w:iCs/>
          <w:rPrChange w:id="662" w:author="eduardo.pichler" w:date="2010-08-23T09:46:00Z">
            <w:rPr>
              <w:i/>
              <w:iCs/>
              <w:lang w:val="en-US"/>
            </w:rPr>
          </w:rPrChange>
        </w:rPr>
        <w:t>Commons</w:t>
      </w:r>
      <w:r>
        <w:t xml:space="preserve"> </w:t>
      </w:r>
      <w:r>
        <w:rPr>
          <w:i/>
          <w:iCs/>
        </w:rPr>
        <w:t>Configuration</w:t>
      </w:r>
      <w:r>
        <w:t xml:space="preserve"> permite que as propriedades de configuração sejam acessadas de uma variedade de diferentes fontes. Não importa se as propriedades estão armazenadas em arquivos texto, um documento XML, ou uma árvore JNDI, elas podem ser acessadas da mesma maneira através de uma interface genérica </w:t>
      </w:r>
      <w:r>
        <w:rPr>
          <w:i/>
          <w:iCs/>
        </w:rPr>
        <w:t>Configuration</w:t>
      </w:r>
      <w:r>
        <w:t>.</w:t>
      </w:r>
    </w:p>
    <w:p w:rsidR="00DD7857" w:rsidRDefault="008A7D50">
      <w:pPr>
        <w:pStyle w:val="Textbody"/>
      </w:pPr>
      <w:r>
        <w:t xml:space="preserve">Outro ponto forte do </w:t>
      </w:r>
      <w:r w:rsidRPr="005A5400">
        <w:rPr>
          <w:i/>
          <w:iCs/>
          <w:rPrChange w:id="663" w:author="eduardo.pichler" w:date="2010-08-23T09:46:00Z">
            <w:rPr>
              <w:i/>
              <w:iCs/>
              <w:lang w:val="en-US"/>
            </w:rPr>
          </w:rPrChange>
        </w:rPr>
        <w:t>Commons</w:t>
      </w:r>
      <w:r>
        <w:t xml:space="preserve"> </w:t>
      </w:r>
      <w:r>
        <w:rPr>
          <w:i/>
          <w:iCs/>
        </w:rPr>
        <w:t>Configuration</w:t>
      </w:r>
      <w:r>
        <w:t xml:space="preserve"> é sua habilidade de agrupar diferentes configurações de fontes heterogêneas e tratá-las com uma simples lógica de configuração, centralizando-as em uma única interface de acesso.[14]</w:t>
      </w:r>
    </w:p>
    <w:p w:rsidR="00DD7857" w:rsidRDefault="00DD7857">
      <w:pPr>
        <w:pStyle w:val="Textbody"/>
      </w:pPr>
    </w:p>
    <w:p w:rsidR="00DD7857" w:rsidRDefault="008A7D50" w:rsidP="00DD7857">
      <w:pPr>
        <w:pStyle w:val="Heading2"/>
      </w:pPr>
      <w:bookmarkStart w:id="664" w:name="_Toc270320278"/>
      <w:r>
        <w:t>Design Pattern Singleton</w:t>
      </w:r>
      <w:bookmarkEnd w:id="664"/>
    </w:p>
    <w:p w:rsidR="00DD7857" w:rsidRDefault="00DD7857">
      <w:pPr>
        <w:pStyle w:val="Standard"/>
      </w:pPr>
    </w:p>
    <w:p w:rsidR="00DD7857" w:rsidRDefault="008A7D50">
      <w:pPr>
        <w:pStyle w:val="Textbody"/>
      </w:pPr>
      <w:r>
        <w:t xml:space="preserve">Os </w:t>
      </w:r>
      <w:r>
        <w:rPr>
          <w:i/>
          <w:iCs/>
        </w:rPr>
        <w:t>Design</w:t>
      </w:r>
      <w:r>
        <w:t xml:space="preserve"> </w:t>
      </w:r>
      <w:r>
        <w:rPr>
          <w:i/>
          <w:iCs/>
        </w:rPr>
        <w:t>Patterns</w:t>
      </w:r>
      <w:r>
        <w:t xml:space="preserve"> são uma coleção de padrões de desenho de software, que são soluções para problemas conhecidos e recorrentes no desenvolvimento de software.</w:t>
      </w:r>
    </w:p>
    <w:p w:rsidR="00DD7857" w:rsidRDefault="008A7D50">
      <w:pPr>
        <w:pStyle w:val="Textbody"/>
      </w:pPr>
      <w:r>
        <w:t xml:space="preserve">Um </w:t>
      </w:r>
      <w:r>
        <w:rPr>
          <w:i/>
          <w:iCs/>
        </w:rPr>
        <w:t>Pattern</w:t>
      </w:r>
      <w:r>
        <w:t xml:space="preserve"> descreve uma solução comprovada para um problema de desenho recorrente, dando ênfase particular no contexto e forçando a aproximação do problema, e as conseqüências e o impacto de sua solução.</w:t>
      </w:r>
    </w:p>
    <w:p w:rsidR="00DD7857" w:rsidRDefault="008A7D50">
      <w:pPr>
        <w:pStyle w:val="Textbody"/>
      </w:pPr>
      <w:r>
        <w:rPr>
          <w:i/>
          <w:iCs/>
        </w:rPr>
        <w:t>Patterns</w:t>
      </w:r>
      <w:r>
        <w:t xml:space="preserve"> são dispositivos que permitem que os programas compartilhem conhecimento sobre o seu desenho. Documentar um padrão (</w:t>
      </w:r>
      <w:r>
        <w:rPr>
          <w:i/>
          <w:iCs/>
        </w:rPr>
        <w:t>pattern</w:t>
      </w:r>
      <w:r>
        <w:t xml:space="preserve">) é uma </w:t>
      </w:r>
      <w:r>
        <w:lastRenderedPageBreak/>
        <w:t>maneira de poder reusar a forma de resolver problemas e a melhor maneira de se resolver um problema de desenho de software.</w:t>
      </w:r>
    </w:p>
    <w:p w:rsidR="00DD7857" w:rsidRDefault="008A7D50">
      <w:pPr>
        <w:pStyle w:val="Textbody"/>
      </w:pPr>
      <w:r>
        <w:t xml:space="preserve">No sistema, foi utilizado o design </w:t>
      </w:r>
      <w:r>
        <w:rPr>
          <w:i/>
          <w:iCs/>
        </w:rPr>
        <w:t>pattern</w:t>
      </w:r>
      <w:r>
        <w:t xml:space="preserve"> </w:t>
      </w:r>
      <w:r>
        <w:rPr>
          <w:i/>
          <w:iCs/>
        </w:rPr>
        <w:t xml:space="preserve">Singleton. </w:t>
      </w:r>
      <w:r>
        <w:t>Ele é um dos mais simples padrões de objeto da programação[15].</w:t>
      </w:r>
    </w:p>
    <w:p w:rsidR="00DD7857" w:rsidRDefault="008A7D50">
      <w:pPr>
        <w:pStyle w:val="Textbody"/>
      </w:pPr>
      <w:r w:rsidRPr="005A5400">
        <w:rPr>
          <w:lang w:val="en-US"/>
          <w:rPrChange w:id="665" w:author="eduardo.pichler" w:date="2010-08-23T09:46:00Z">
            <w:rPr/>
          </w:rPrChange>
        </w:rPr>
        <w:t xml:space="preserve">Segundo o Livro </w:t>
      </w:r>
      <w:r w:rsidRPr="005A5400">
        <w:rPr>
          <w:i/>
          <w:iCs/>
          <w:lang w:val="en-US"/>
          <w:rPrChange w:id="666" w:author="eduardo.pichler" w:date="2010-08-23T09:46:00Z">
            <w:rPr>
              <w:i/>
              <w:iCs/>
            </w:rPr>
          </w:rPrChange>
        </w:rPr>
        <w:t>Effective</w:t>
      </w:r>
      <w:r w:rsidRPr="005A5400">
        <w:rPr>
          <w:lang w:val="en-US"/>
          <w:rPrChange w:id="667" w:author="eduardo.pichler" w:date="2010-08-23T09:46:00Z">
            <w:rPr/>
          </w:rPrChange>
        </w:rPr>
        <w:t xml:space="preserve"> </w:t>
      </w:r>
      <w:r w:rsidRPr="005A5400">
        <w:rPr>
          <w:i/>
          <w:iCs/>
          <w:lang w:val="en-US"/>
          <w:rPrChange w:id="668" w:author="eduardo.pichler" w:date="2010-08-23T09:46:00Z">
            <w:rPr>
              <w:i/>
              <w:iCs/>
            </w:rPr>
          </w:rPrChange>
        </w:rPr>
        <w:t>Java</w:t>
      </w:r>
      <w:r w:rsidRPr="005A5400">
        <w:rPr>
          <w:lang w:val="en-US"/>
          <w:rPrChange w:id="669" w:author="eduardo.pichler" w:date="2010-08-23T09:46:00Z">
            <w:rPr/>
          </w:rPrChange>
        </w:rPr>
        <w:t xml:space="preserve"> </w:t>
      </w:r>
      <w:r w:rsidRPr="005A5400">
        <w:rPr>
          <w:rFonts w:eastAsia="TimesNewRoman" w:cs="TimesNewRoman"/>
          <w:szCs w:val="24"/>
          <w:lang w:val="en-US"/>
          <w:rPrChange w:id="670" w:author="eduardo.pichler" w:date="2010-08-23T09:46:00Z">
            <w:rPr>
              <w:rFonts w:eastAsia="TimesNewRoman" w:cs="TimesNewRoman"/>
              <w:szCs w:val="24"/>
            </w:rPr>
          </w:rPrChange>
        </w:rPr>
        <w:t>“</w:t>
      </w:r>
      <w:r w:rsidRPr="005A5400">
        <w:rPr>
          <w:rFonts w:eastAsia="TimesNewRoman" w:cs="TimesNewRoman"/>
          <w:i/>
          <w:iCs/>
          <w:szCs w:val="24"/>
          <w:lang w:val="en-US"/>
          <w:rPrChange w:id="671" w:author="eduardo.pichler" w:date="2010-08-23T09:46:00Z">
            <w:rPr>
              <w:rFonts w:eastAsia="TimesNewRoman" w:cs="TimesNewRoman"/>
              <w:i/>
              <w:iCs/>
              <w:szCs w:val="24"/>
            </w:rPr>
          </w:rPrChange>
        </w:rPr>
        <w:t>A</w:t>
      </w:r>
      <w:r w:rsidRPr="005A5400">
        <w:rPr>
          <w:rFonts w:eastAsia="TimesNewRoman" w:cs="TimesNewRoman"/>
          <w:szCs w:val="24"/>
          <w:lang w:val="en-US"/>
          <w:rPrChange w:id="672" w:author="eduardo.pichler" w:date="2010-08-23T09:46:00Z">
            <w:rPr>
              <w:rFonts w:eastAsia="TimesNewRoman" w:cs="TimesNewRoman"/>
              <w:szCs w:val="24"/>
            </w:rPr>
          </w:rPrChange>
        </w:rPr>
        <w:t xml:space="preserve"> </w:t>
      </w:r>
      <w:r w:rsidRPr="005A5400">
        <w:rPr>
          <w:rFonts w:eastAsia="TimesNewRoman, Italic" w:cs="TimesNewRoman, Italic"/>
          <w:i/>
          <w:iCs/>
          <w:szCs w:val="24"/>
          <w:lang w:val="en-US"/>
          <w:rPrChange w:id="673" w:author="eduardo.pichler" w:date="2010-08-23T09:46:00Z">
            <w:rPr>
              <w:rFonts w:eastAsia="TimesNewRoman, Italic" w:cs="TimesNewRoman, Italic"/>
              <w:i/>
              <w:iCs/>
              <w:szCs w:val="24"/>
            </w:rPr>
          </w:rPrChange>
        </w:rPr>
        <w:t xml:space="preserve">singleton </w:t>
      </w:r>
      <w:r w:rsidRPr="005A5400">
        <w:rPr>
          <w:rFonts w:eastAsia="TimesNewRoman" w:cs="TimesNewRoman"/>
          <w:i/>
          <w:iCs/>
          <w:szCs w:val="24"/>
          <w:lang w:val="en-US"/>
          <w:rPrChange w:id="674" w:author="eduardo.pichler" w:date="2010-08-23T09:46:00Z">
            <w:rPr>
              <w:rFonts w:eastAsia="TimesNewRoman" w:cs="TimesNewRoman"/>
              <w:i/>
              <w:iCs/>
              <w:szCs w:val="24"/>
            </w:rPr>
          </w:rPrChange>
        </w:rPr>
        <w:t xml:space="preserve">is simply a class that is instantiated exactly once. Singletons </w:t>
      </w:r>
      <w:r w:rsidRPr="005A5400">
        <w:rPr>
          <w:i/>
          <w:iCs/>
          <w:szCs w:val="24"/>
          <w:lang w:val="en-US"/>
          <w:rPrChange w:id="675" w:author="eduardo.pichler" w:date="2010-08-23T09:46:00Z">
            <w:rPr>
              <w:i/>
              <w:iCs/>
              <w:szCs w:val="24"/>
            </w:rPr>
          </w:rPrChange>
        </w:rPr>
        <w:t>typically</w:t>
      </w:r>
      <w:r w:rsidRPr="005A5400">
        <w:rPr>
          <w:szCs w:val="24"/>
          <w:lang w:val="en-US"/>
          <w:rPrChange w:id="676" w:author="eduardo.pichler" w:date="2010-08-23T09:46:00Z">
            <w:rPr>
              <w:szCs w:val="24"/>
            </w:rPr>
          </w:rPrChange>
        </w:rPr>
        <w:t xml:space="preserve"> r</w:t>
      </w:r>
      <w:r w:rsidRPr="005A5400">
        <w:rPr>
          <w:i/>
          <w:iCs/>
          <w:szCs w:val="24"/>
          <w:lang w:val="en-US"/>
          <w:rPrChange w:id="677" w:author="eduardo.pichler" w:date="2010-08-23T09:46:00Z">
            <w:rPr>
              <w:i/>
              <w:iCs/>
              <w:szCs w:val="24"/>
            </w:rPr>
          </w:rPrChange>
        </w:rPr>
        <w:t>epresent some system component that is intrinsically unique, such as a video display or file system</w:t>
      </w:r>
      <w:r w:rsidRPr="005A5400">
        <w:rPr>
          <w:szCs w:val="24"/>
          <w:lang w:val="en-US"/>
          <w:rPrChange w:id="678" w:author="eduardo.pichler" w:date="2010-08-23T09:46:00Z">
            <w:rPr>
              <w:szCs w:val="24"/>
            </w:rPr>
          </w:rPrChange>
        </w:rPr>
        <w:t xml:space="preserve">”[16]. </w:t>
      </w:r>
      <w:r>
        <w:rPr>
          <w:szCs w:val="24"/>
        </w:rPr>
        <w:t xml:space="preserve">Traduzindo, </w:t>
      </w:r>
      <w:r>
        <w:rPr>
          <w:i/>
          <w:iCs/>
          <w:szCs w:val="24"/>
        </w:rPr>
        <w:t>singleton</w:t>
      </w:r>
      <w:r>
        <w:rPr>
          <w:szCs w:val="24"/>
        </w:rPr>
        <w:t xml:space="preserve"> é uma simples classe instanciada exatamente uma vez. </w:t>
      </w:r>
      <w:r>
        <w:rPr>
          <w:i/>
          <w:iCs/>
          <w:szCs w:val="24"/>
        </w:rPr>
        <w:t>Singletons</w:t>
      </w:r>
      <w:r>
        <w:rPr>
          <w:szCs w:val="24"/>
        </w:rPr>
        <w:t xml:space="preserve"> tipicamente representam um componente intrinsecamente único, como o </w:t>
      </w:r>
      <w:r>
        <w:rPr>
          <w:i/>
          <w:iCs/>
          <w:szCs w:val="24"/>
        </w:rPr>
        <w:t>display</w:t>
      </w:r>
      <w:r>
        <w:rPr>
          <w:szCs w:val="24"/>
        </w:rPr>
        <w:t xml:space="preserve"> de vídeo ou o sistema de arquivos.</w:t>
      </w:r>
    </w:p>
    <w:p w:rsidR="00DD7857" w:rsidRDefault="008A7D50">
      <w:pPr>
        <w:pStyle w:val="Textbody"/>
      </w:pPr>
      <w:r>
        <w:rPr>
          <w:szCs w:val="24"/>
        </w:rPr>
        <w:t xml:space="preserve">Utilizando esse </w:t>
      </w:r>
      <w:r>
        <w:rPr>
          <w:i/>
          <w:iCs/>
          <w:szCs w:val="24"/>
        </w:rPr>
        <w:t>design</w:t>
      </w:r>
      <w:r>
        <w:rPr>
          <w:szCs w:val="24"/>
        </w:rPr>
        <w:t xml:space="preserve"> </w:t>
      </w:r>
      <w:r>
        <w:rPr>
          <w:i/>
          <w:iCs/>
          <w:szCs w:val="24"/>
        </w:rPr>
        <w:t>pattern</w:t>
      </w:r>
      <w:r>
        <w:rPr>
          <w:szCs w:val="24"/>
        </w:rPr>
        <w:t xml:space="preserve"> em uma classe é garantido que:</w:t>
      </w:r>
    </w:p>
    <w:p w:rsidR="00DD7857" w:rsidRDefault="008A7D50">
      <w:pPr>
        <w:pStyle w:val="Textbody"/>
        <w:numPr>
          <w:ilvl w:val="0"/>
          <w:numId w:val="52"/>
        </w:numPr>
        <w:rPr>
          <w:rFonts w:ascii="verdana, arial, helvetica" w:hAnsi="verdana, arial, helvetica"/>
          <w:szCs w:val="24"/>
        </w:rPr>
      </w:pPr>
      <w:bookmarkStart w:id="679" w:name="intelliTXT"/>
      <w:r>
        <w:rPr>
          <w:rFonts w:ascii="verdana, arial, helvetica" w:hAnsi="verdana, arial, helvetica"/>
          <w:szCs w:val="24"/>
        </w:rPr>
        <w:t>Apenas uma instancia dessa classe existe no programa inteiro.</w:t>
      </w:r>
      <w:bookmarkEnd w:id="679"/>
    </w:p>
    <w:p w:rsidR="00DD7857" w:rsidRDefault="008A7D50">
      <w:pPr>
        <w:pStyle w:val="Textbody"/>
        <w:numPr>
          <w:ilvl w:val="0"/>
          <w:numId w:val="52"/>
        </w:numPr>
        <w:rPr>
          <w:rFonts w:ascii="verdana, arial, helvetica" w:hAnsi="verdana, arial, helvetica"/>
          <w:szCs w:val="24"/>
        </w:rPr>
      </w:pPr>
      <w:r>
        <w:rPr>
          <w:rFonts w:ascii="verdana, arial, helvetica" w:hAnsi="verdana, arial, helvetica"/>
          <w:szCs w:val="24"/>
        </w:rPr>
        <w:t>A classe ficará acessível globalmente de forma organizada e coerente.</w:t>
      </w:r>
    </w:p>
    <w:p w:rsidR="00DD7857" w:rsidRDefault="00DD7857">
      <w:pPr>
        <w:pStyle w:val="Textbody"/>
        <w:rPr>
          <w:szCs w:val="24"/>
        </w:rPr>
      </w:pPr>
    </w:p>
    <w:p w:rsidR="00DD7857" w:rsidRDefault="00DD7857">
      <w:pPr>
        <w:pStyle w:val="Standard"/>
        <w:pageBreakBefore/>
        <w:rPr>
          <w:rFonts w:ascii="Arial" w:hAnsi="Arial" w:cs="Arial"/>
          <w:szCs w:val="24"/>
        </w:rPr>
      </w:pPr>
    </w:p>
    <w:p w:rsidR="00DD7857" w:rsidRDefault="008A7D50" w:rsidP="00DD7857">
      <w:pPr>
        <w:pStyle w:val="Heading1"/>
      </w:pPr>
      <w:bookmarkStart w:id="680" w:name="_Toc270320279"/>
      <w:r>
        <w:t>ANÁLISE UML</w:t>
      </w:r>
      <w:bookmarkEnd w:id="680"/>
    </w:p>
    <w:p w:rsidR="00DD7857" w:rsidRDefault="00DD7857">
      <w:pPr>
        <w:pStyle w:val="Titulos"/>
      </w:pPr>
    </w:p>
    <w:p w:rsidR="00DD7857" w:rsidRDefault="008A7D50">
      <w:pPr>
        <w:pStyle w:val="Textbody"/>
      </w:pPr>
      <w:r>
        <w:t>A análise foi feita com a ferramenta JDeveloper. Após a definição dos principais requisitos para que o software desenvolvido resolva o problema em questão, foi feito o diagrama de casos de usos.</w:t>
      </w:r>
    </w:p>
    <w:p w:rsidR="00DD7857" w:rsidRDefault="008A7D50">
      <w:pPr>
        <w:pStyle w:val="Textbody"/>
      </w:pPr>
      <w:r>
        <w:t xml:space="preserve">Na figura </w:t>
      </w:r>
      <w:del w:id="681" w:author="eduardo.pichler" w:date="2010-08-23T10:19:00Z">
        <w:r w:rsidDel="00895204">
          <w:delText>5</w:delText>
        </w:r>
      </w:del>
      <w:r>
        <w:t xml:space="preserve"> é mostrado o diagrama de casos de uso das funcionalidades básicas do sistema:</w:t>
      </w:r>
    </w:p>
    <w:p w:rsidR="00DD7857" w:rsidDel="00E53B75" w:rsidRDefault="00DD7857">
      <w:pPr>
        <w:pStyle w:val="Textbody"/>
        <w:rPr>
          <w:del w:id="682" w:author="eduardo.pichler" w:date="2010-08-23T10:04:00Z"/>
        </w:rPr>
      </w:pPr>
    </w:p>
    <w:p w:rsidR="00DD7857" w:rsidRDefault="00DD7857">
      <w:pPr>
        <w:pStyle w:val="Textbody"/>
      </w:pPr>
      <w:del w:id="683" w:author="eduardo.pichler" w:date="2010-08-23T10:04:00Z">
        <w:r w:rsidRPr="00DD7857" w:rsidDel="00E53B75">
          <w:pict>
            <v:shape id="Quadro5" o:spid="_x0000_s1031" type="#_x0000_t202" style="position:absolute;left:0;text-align:left;margin-left:0;margin-top:0;width:453.5pt;height:230.45pt;z-index:251677184;visibility:visible;mso-position-horizontal:center;mso-position-vertical:top" filled="f" stroked="f">
              <v:textbox style="mso-rotate-with-shape:t" inset="0,0,0,0">
                <w:txbxContent>
                  <w:p w:rsidR="008A7D50" w:rsidRDefault="008A7D50">
                    <w:pPr>
                      <w:pStyle w:val="Imagem"/>
                    </w:pPr>
                    <w:del w:id="684" w:author="eduardo.pichler" w:date="2010-08-23T10:04:00Z">
                      <w:r w:rsidDel="00E53B75">
                        <w:rPr>
                          <w:noProof/>
                        </w:rPr>
                        <w:drawing>
                          <wp:inline distT="0" distB="0" distL="0" distR="0">
                            <wp:extent cx="5759280" cy="2926799"/>
                            <wp:effectExtent l="0" t="0" r="0" b="0"/>
                            <wp:docPr id="5"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alphaModFix/>
                                      <a:lum/>
                                    </a:blip>
                                    <a:srcRect/>
                                    <a:stretch>
                                      <a:fillRect/>
                                    </a:stretch>
                                  </pic:blipFill>
                                  <pic:spPr>
                                    <a:xfrm>
                                      <a:off x="0" y="0"/>
                                      <a:ext cx="5759280" cy="2926799"/>
                                    </a:xfrm>
                                    <a:prstGeom prst="rect">
                                      <a:avLst/>
                                    </a:prstGeom>
                                    <a:noFill/>
                                    <a:ln>
                                      <a:noFill/>
                                      <a:prstDash/>
                                    </a:ln>
                                  </pic:spPr>
                                </pic:pic>
                              </a:graphicData>
                            </a:graphic>
                          </wp:inline>
                        </w:drawing>
                      </w:r>
                      <w:r w:rsidDel="00E53B75">
                        <w:delText>Figura 5: Diagrama de casos de uso com funcionalidades básicas do sistema.</w:delText>
                      </w:r>
                    </w:del>
                  </w:p>
                </w:txbxContent>
              </v:textbox>
              <w10:wrap type="topAndBottom"/>
            </v:shape>
          </w:pict>
        </w:r>
      </w:del>
    </w:p>
    <w:p w:rsidR="00E53B75" w:rsidRDefault="00E53B75" w:rsidP="00E53B75">
      <w:pPr>
        <w:pStyle w:val="Textbody"/>
        <w:keepNext/>
        <w:jc w:val="center"/>
        <w:rPr>
          <w:ins w:id="685" w:author="eduardo.pichler" w:date="2010-08-23T10:04:00Z"/>
        </w:rPr>
        <w:pPrChange w:id="686" w:author="eduardo.pichler" w:date="2010-08-23T10:04:00Z">
          <w:pPr>
            <w:pStyle w:val="Textbody"/>
            <w:jc w:val="center"/>
          </w:pPr>
        </w:pPrChange>
      </w:pPr>
      <w:ins w:id="687" w:author="eduardo.pichler" w:date="2010-08-23T10:04:00Z">
        <w:r>
          <w:rPr>
            <w:noProof/>
          </w:rPr>
          <w:drawing>
            <wp:inline distT="0" distB="0" distL="0" distR="0">
              <wp:extent cx="5759280" cy="2926799"/>
              <wp:effectExtent l="0" t="0" r="0" b="0"/>
              <wp:docPr id="47"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alphaModFix/>
                        <a:lum/>
                      </a:blip>
                      <a:srcRect/>
                      <a:stretch>
                        <a:fillRect/>
                      </a:stretch>
                    </pic:blipFill>
                    <pic:spPr>
                      <a:xfrm>
                        <a:off x="0" y="0"/>
                        <a:ext cx="5759280" cy="2926799"/>
                      </a:xfrm>
                      <a:prstGeom prst="rect">
                        <a:avLst/>
                      </a:prstGeom>
                      <a:noFill/>
                      <a:ln>
                        <a:noFill/>
                        <a:prstDash/>
                      </a:ln>
                    </pic:spPr>
                  </pic:pic>
                </a:graphicData>
              </a:graphic>
            </wp:inline>
          </w:drawing>
        </w:r>
      </w:ins>
    </w:p>
    <w:p w:rsidR="00E53B75" w:rsidRDefault="00E53B75" w:rsidP="00E53B75">
      <w:pPr>
        <w:pStyle w:val="Legenda"/>
        <w:jc w:val="center"/>
        <w:rPr>
          <w:ins w:id="688" w:author="eduardo.pichler" w:date="2010-08-23T10:04:00Z"/>
        </w:rPr>
        <w:pPrChange w:id="689" w:author="eduardo.pichler" w:date="2010-08-23T10:04:00Z">
          <w:pPr>
            <w:pStyle w:val="Textbody"/>
          </w:pPr>
        </w:pPrChange>
      </w:pPr>
      <w:ins w:id="690" w:author="eduardo.pichler" w:date="2010-08-23T10:04:00Z">
        <w:r>
          <w:t xml:space="preserve">Figura </w:t>
        </w:r>
        <w:r>
          <w:fldChar w:fldCharType="begin"/>
        </w:r>
        <w:r>
          <w:instrText xml:space="preserve"> SEQ Figura \* ARABIC </w:instrText>
        </w:r>
      </w:ins>
      <w:r>
        <w:fldChar w:fldCharType="separate"/>
      </w:r>
      <w:ins w:id="691" w:author="eduardo.pichler" w:date="2010-08-23T10:33:00Z">
        <w:r w:rsidR="00DF598C">
          <w:rPr>
            <w:noProof/>
          </w:rPr>
          <w:t>6</w:t>
        </w:r>
      </w:ins>
      <w:ins w:id="692" w:author="eduardo.pichler" w:date="2010-08-23T10:04:00Z">
        <w:r>
          <w:fldChar w:fldCharType="end"/>
        </w:r>
        <w:r>
          <w:t xml:space="preserve">: </w:t>
        </w:r>
        <w:r w:rsidRPr="005C3C63">
          <w:t xml:space="preserve"> Diagrama de casos de uso com funcionalidades básicas do sistema.</w:t>
        </w:r>
      </w:ins>
    </w:p>
    <w:p w:rsidR="00DD7857" w:rsidRDefault="008A7D50">
      <w:pPr>
        <w:pStyle w:val="Textbody"/>
      </w:pPr>
      <w:r>
        <w:t xml:space="preserve">Na figura </w:t>
      </w:r>
      <w:del w:id="693" w:author="eduardo.pichler" w:date="2010-08-23T10:19:00Z">
        <w:r w:rsidDel="00895204">
          <w:delText>5</w:delText>
        </w:r>
      </w:del>
      <w:ins w:id="694" w:author="eduardo.pichler" w:date="2010-08-23T10:19:00Z">
        <w:r w:rsidR="00895204">
          <w:t>6</w:t>
        </w:r>
      </w:ins>
      <w:r>
        <w:t>, o usuário representa todos os usuários do sistema sem distinção de grupo. Foi incluído no diagrama as funcionalidades básicas do sistema, das quais, servem para guardar e gerenciar as informações sobre o negócio. O caso de uso “gerenciar produtos” é a inserção, edição e exclusão de produtos que poderão ser negociados. O caso de uso “gerenciar fluxo de caixa” é o controle de contas à receber e à pagar.</w:t>
      </w:r>
    </w:p>
    <w:p w:rsidR="00DD7857" w:rsidRDefault="008A7D50">
      <w:pPr>
        <w:pStyle w:val="Textbody"/>
      </w:pPr>
      <w:r>
        <w:t>Muitos casos de uso triviais estão englobados em outros, pois não seria interessante poluir o diagrama com dezenas de casos de uso sobre inserção, alteração e exclusão de diversos tipos diferentes de objetos.</w:t>
      </w:r>
    </w:p>
    <w:p w:rsidR="00DD7857" w:rsidRDefault="00DD7857">
      <w:pPr>
        <w:pStyle w:val="Textbody"/>
      </w:pPr>
      <w:del w:id="695" w:author="eduardo.pichler" w:date="2010-08-23T10:05:00Z">
        <w:r w:rsidRPr="00DD7857" w:rsidDel="00E53B75">
          <w:pict>
            <v:shape id="Quadro6" o:spid="_x0000_s1032" type="#_x0000_t202" style="position:absolute;left:0;text-align:left;margin-left:0;margin-top:0;width:453.5pt;height:201.9pt;z-index:251678208;visibility:visible;mso-position-horizontal:center;mso-position-vertical:top" filled="f" stroked="f">
              <v:textbox style="mso-rotate-with-shape:t" inset="0,0,0,0">
                <w:txbxContent>
                  <w:p w:rsidR="008A7D50" w:rsidRDefault="008A7D50">
                    <w:pPr>
                      <w:pStyle w:val="Imagem"/>
                    </w:pPr>
                    <w:del w:id="696" w:author="eduardo.pichler" w:date="2010-08-23T10:05:00Z">
                      <w:r w:rsidDel="00E53B75">
                        <w:rPr>
                          <w:noProof/>
                        </w:rPr>
                        <w:drawing>
                          <wp:inline distT="0" distB="0" distL="0" distR="0">
                            <wp:extent cx="5759280" cy="2564279"/>
                            <wp:effectExtent l="0" t="0" r="0" b="0"/>
                            <wp:docPr id="6" name="figura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alphaModFix/>
                                      <a:lum/>
                                    </a:blip>
                                    <a:srcRect/>
                                    <a:stretch>
                                      <a:fillRect/>
                                    </a:stretch>
                                  </pic:blipFill>
                                  <pic:spPr>
                                    <a:xfrm>
                                      <a:off x="0" y="0"/>
                                      <a:ext cx="5759280" cy="2564279"/>
                                    </a:xfrm>
                                    <a:prstGeom prst="rect">
                                      <a:avLst/>
                                    </a:prstGeom>
                                    <a:noFill/>
                                    <a:ln>
                                      <a:noFill/>
                                      <a:prstDash/>
                                    </a:ln>
                                  </pic:spPr>
                                </pic:pic>
                              </a:graphicData>
                            </a:graphic>
                          </wp:inline>
                        </w:drawing>
                      </w:r>
                      <w:r w:rsidDel="00E53B75">
                        <w:delText>Figura  6: Casos de uso com as funcionalidades do sistema.</w:delText>
                      </w:r>
                    </w:del>
                  </w:p>
                </w:txbxContent>
              </v:textbox>
              <w10:wrap type="topAndBottom"/>
            </v:shape>
          </w:pict>
        </w:r>
      </w:del>
    </w:p>
    <w:p w:rsidR="00E53B75" w:rsidRDefault="00E53B75" w:rsidP="00E53B75">
      <w:pPr>
        <w:pStyle w:val="Textbody"/>
        <w:keepNext/>
        <w:jc w:val="center"/>
        <w:rPr>
          <w:ins w:id="697" w:author="eduardo.pichler" w:date="2010-08-23T10:05:00Z"/>
        </w:rPr>
        <w:pPrChange w:id="698" w:author="eduardo.pichler" w:date="2010-08-23T10:05:00Z">
          <w:pPr>
            <w:pStyle w:val="Textbody"/>
            <w:jc w:val="center"/>
          </w:pPr>
        </w:pPrChange>
      </w:pPr>
      <w:ins w:id="699" w:author="eduardo.pichler" w:date="2010-08-23T10:05:00Z">
        <w:r>
          <w:rPr>
            <w:noProof/>
          </w:rPr>
          <w:lastRenderedPageBreak/>
          <w:drawing>
            <wp:inline distT="0" distB="0" distL="0" distR="0">
              <wp:extent cx="5759280" cy="2564279"/>
              <wp:effectExtent l="0" t="0" r="0" b="0"/>
              <wp:docPr id="48" name="figura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alphaModFix/>
                        <a:lum/>
                      </a:blip>
                      <a:srcRect/>
                      <a:stretch>
                        <a:fillRect/>
                      </a:stretch>
                    </pic:blipFill>
                    <pic:spPr>
                      <a:xfrm>
                        <a:off x="0" y="0"/>
                        <a:ext cx="5759280" cy="2564279"/>
                      </a:xfrm>
                      <a:prstGeom prst="rect">
                        <a:avLst/>
                      </a:prstGeom>
                      <a:noFill/>
                      <a:ln>
                        <a:noFill/>
                        <a:prstDash/>
                      </a:ln>
                    </pic:spPr>
                  </pic:pic>
                </a:graphicData>
              </a:graphic>
            </wp:inline>
          </w:drawing>
        </w:r>
      </w:ins>
    </w:p>
    <w:p w:rsidR="00E53B75" w:rsidRDefault="00E53B75" w:rsidP="00E53B75">
      <w:pPr>
        <w:pStyle w:val="Legenda"/>
        <w:jc w:val="center"/>
        <w:rPr>
          <w:ins w:id="700" w:author="eduardo.pichler" w:date="2010-08-23T10:05:00Z"/>
        </w:rPr>
        <w:pPrChange w:id="701" w:author="eduardo.pichler" w:date="2010-08-23T10:05:00Z">
          <w:pPr>
            <w:pStyle w:val="Textbody"/>
          </w:pPr>
        </w:pPrChange>
      </w:pPr>
      <w:ins w:id="702" w:author="eduardo.pichler" w:date="2010-08-23T10:05:00Z">
        <w:r>
          <w:t xml:space="preserve">Figura </w:t>
        </w:r>
        <w:r>
          <w:fldChar w:fldCharType="begin"/>
        </w:r>
        <w:r>
          <w:instrText xml:space="preserve"> SEQ Figura \* ARABIC </w:instrText>
        </w:r>
      </w:ins>
      <w:r>
        <w:fldChar w:fldCharType="separate"/>
      </w:r>
      <w:ins w:id="703" w:author="eduardo.pichler" w:date="2010-08-23T10:33:00Z">
        <w:r w:rsidR="00DF598C">
          <w:rPr>
            <w:noProof/>
          </w:rPr>
          <w:t>7</w:t>
        </w:r>
      </w:ins>
      <w:ins w:id="704" w:author="eduardo.pichler" w:date="2010-08-23T10:05:00Z">
        <w:r>
          <w:fldChar w:fldCharType="end"/>
        </w:r>
        <w:r>
          <w:t>:</w:t>
        </w:r>
        <w:r w:rsidRPr="00DA47FA">
          <w:t xml:space="preserve"> Casos de uso com as funcionalidades do sistema.</w:t>
        </w:r>
      </w:ins>
    </w:p>
    <w:p w:rsidR="00DD7857" w:rsidRDefault="008A7D50">
      <w:pPr>
        <w:pStyle w:val="Textbody"/>
      </w:pPr>
      <w:r>
        <w:t xml:space="preserve">Outros casos de uso são mostrados na figura </w:t>
      </w:r>
      <w:del w:id="705" w:author="eduardo.pichler" w:date="2010-08-23T10:19:00Z">
        <w:r w:rsidDel="002729FC">
          <w:delText>6</w:delText>
        </w:r>
      </w:del>
      <w:ins w:id="706" w:author="eduardo.pichler" w:date="2010-08-23T10:19:00Z">
        <w:r w:rsidR="002729FC">
          <w:t>7</w:t>
        </w:r>
      </w:ins>
      <w:r>
        <w:t xml:space="preserve">. O ator “dispositivos móveis” na verdade representa qualquer meio computacional que tenha tecnologia para acessar e consumir </w:t>
      </w:r>
      <w:r>
        <w:rPr>
          <w:i/>
          <w:iCs/>
        </w:rPr>
        <w:t>Web</w:t>
      </w:r>
      <w:r>
        <w:t xml:space="preserve"> </w:t>
      </w:r>
      <w:r>
        <w:rPr>
          <w:i/>
          <w:iCs/>
        </w:rPr>
        <w:t>services</w:t>
      </w:r>
      <w:r>
        <w:t xml:space="preserve"> , assim como fazer a invocação remota dos métodos disponibilizados através do arquivo descritor WSDL do serviço, que estaria instalado no </w:t>
      </w:r>
      <w:r w:rsidRPr="005A5400">
        <w:rPr>
          <w:rPrChange w:id="707" w:author="eduardo.pichler" w:date="2010-08-23T09:46:00Z">
            <w:rPr>
              <w:lang w:val="en-US"/>
            </w:rPr>
          </w:rPrChange>
        </w:rPr>
        <w:t>container</w:t>
      </w:r>
      <w:r>
        <w:t xml:space="preserve"> J2EE.</w:t>
      </w:r>
    </w:p>
    <w:p w:rsidR="00DD7857" w:rsidRDefault="008A7D50">
      <w:pPr>
        <w:pStyle w:val="Textbody"/>
      </w:pPr>
      <w:r>
        <w:t>Como o ator “dispositivos móveis” tem comunicação com um número reduzido de casos de uso, pois ele enxergará apenas acesso aos métodos que serão necessários ser disponibilizados.</w:t>
      </w:r>
    </w:p>
    <w:p w:rsidR="00DD7857" w:rsidRDefault="008A7D50">
      <w:pPr>
        <w:pStyle w:val="Textbody"/>
      </w:pPr>
      <w:r>
        <w:t>Ainda observa-se na figura 6, que o ator Usuário poderá extrair relatórios, como o relatório de “</w:t>
      </w:r>
      <w:r>
        <w:rPr>
          <w:i/>
          <w:iCs/>
        </w:rPr>
        <w:t>r</w:t>
      </w:r>
      <w:r w:rsidRPr="005A5400">
        <w:rPr>
          <w:i/>
          <w:iCs/>
          <w:rPrChange w:id="708" w:author="eduardo.pichler" w:date="2010-08-23T09:46:00Z">
            <w:rPr>
              <w:i/>
              <w:iCs/>
              <w:lang w:val="en-US"/>
            </w:rPr>
          </w:rPrChange>
        </w:rPr>
        <w:t>anking</w:t>
      </w:r>
      <w:r>
        <w:t xml:space="preserve"> de vendas”, que será visualizado em forma de gráficos, para que seja mostrado o desempenho de cada vendedor em uma maneira mais fácil e agradável de visualização. E ambos, usuario e dispostivos móveis poderão efetuar vendas. O ator usuário não está ligado ao caso de uso “cadastrar novas pessoas” no diagrama da figura </w:t>
      </w:r>
      <w:del w:id="709" w:author="eduardo.pichler" w:date="2010-08-23T10:19:00Z">
        <w:r w:rsidDel="00C20AD0">
          <w:delText>6</w:delText>
        </w:r>
      </w:del>
      <w:ins w:id="710" w:author="eduardo.pichler" w:date="2010-08-23T10:19:00Z">
        <w:r w:rsidR="00C20AD0">
          <w:t>7</w:t>
        </w:r>
      </w:ins>
      <w:r>
        <w:t xml:space="preserve"> porque já está definido essa funcionalidade à ele no diagrama mostrado na figura </w:t>
      </w:r>
      <w:del w:id="711" w:author="eduardo.pichler" w:date="2010-08-23T10:19:00Z">
        <w:r w:rsidDel="00C20AD0">
          <w:delText>5</w:delText>
        </w:r>
      </w:del>
      <w:ins w:id="712" w:author="eduardo.pichler" w:date="2010-08-23T10:19:00Z">
        <w:r w:rsidR="00C20AD0">
          <w:t>6</w:t>
        </w:r>
      </w:ins>
      <w:r>
        <w:t>, mais especificamente, na comunicação dele com o caso de uso “gerenciar pessoas”.</w:t>
      </w:r>
    </w:p>
    <w:p w:rsidR="00DD7857" w:rsidRDefault="00DD7857">
      <w:pPr>
        <w:pStyle w:val="Textbody"/>
      </w:pPr>
    </w:p>
    <w:p w:rsidR="00DD7857" w:rsidRDefault="008A7D50" w:rsidP="00DD7857">
      <w:pPr>
        <w:pStyle w:val="Heading2"/>
      </w:pPr>
      <w:bookmarkStart w:id="713" w:name="_Toc270320280"/>
      <w:r>
        <w:t>Diagrama de classes</w:t>
      </w:r>
      <w:bookmarkEnd w:id="713"/>
    </w:p>
    <w:p w:rsidR="00DD7857" w:rsidRDefault="008A7D50">
      <w:pPr>
        <w:pStyle w:val="Standard"/>
      </w:pPr>
      <w:r>
        <w:tab/>
      </w:r>
    </w:p>
    <w:p w:rsidR="00DD7857" w:rsidRDefault="008A7D50" w:rsidP="00DD7857">
      <w:pPr>
        <w:pStyle w:val="Heading3"/>
      </w:pPr>
      <w:bookmarkStart w:id="714" w:name="_Toc270320281"/>
      <w:r>
        <w:t>Cadastros</w:t>
      </w:r>
      <w:bookmarkEnd w:id="714"/>
    </w:p>
    <w:p w:rsidR="00DD7857" w:rsidRDefault="00DD7857">
      <w:pPr>
        <w:pStyle w:val="Textbody"/>
      </w:pPr>
    </w:p>
    <w:p w:rsidR="00DD7857" w:rsidRDefault="008A7D50">
      <w:pPr>
        <w:pStyle w:val="Textbody"/>
      </w:pPr>
      <w:r>
        <w:t>Entre os os principais cadastros do sistema, pode ser citado os cadastros de: pessoas, produtos, contas, regiões movimentos.</w:t>
      </w:r>
    </w:p>
    <w:p w:rsidR="00DD7857" w:rsidRDefault="008A7D50">
      <w:pPr>
        <w:pStyle w:val="Textbody"/>
      </w:pPr>
      <w:r>
        <w:t xml:space="preserve">A figura </w:t>
      </w:r>
      <w:del w:id="715" w:author="eduardo.pichler" w:date="2010-08-23T10:20:00Z">
        <w:r w:rsidDel="001603AD">
          <w:delText>7</w:delText>
        </w:r>
      </w:del>
      <w:ins w:id="716" w:author="eduardo.pichler" w:date="2010-08-23T10:20:00Z">
        <w:r w:rsidR="001603AD">
          <w:t>8</w:t>
        </w:r>
      </w:ins>
      <w:r>
        <w:t xml:space="preserve"> representa os cadastros de pessoas:</w:t>
      </w:r>
    </w:p>
    <w:p w:rsidR="00DD7857" w:rsidRDefault="00DD7857">
      <w:pPr>
        <w:pStyle w:val="Textbody"/>
      </w:pPr>
      <w:del w:id="717" w:author="eduardo.pichler" w:date="2010-08-23T10:05:00Z">
        <w:r w:rsidRPr="00DD7857" w:rsidDel="00E53B75">
          <w:lastRenderedPageBreak/>
          <w:pict>
            <v:shape id="Quadro3" o:spid="_x0000_s1033" type="#_x0000_t202" style="position:absolute;left:0;text-align:left;margin-left:36.85pt;margin-top:3.75pt;width:338.9pt;height:640pt;z-index:251638272;visibility:visible" filled="f" stroked="f">
              <v:textbox style="mso-rotate-with-shape:t" inset="0,0,0,0">
                <w:txbxContent>
                  <w:p w:rsidR="008A7D50" w:rsidRDefault="008A7D50">
                    <w:pPr>
                      <w:pStyle w:val="Imagem"/>
                    </w:pPr>
                    <w:del w:id="718" w:author="eduardo.pichler" w:date="2010-08-23T10:05:00Z">
                      <w:r w:rsidDel="00E53B75">
                        <w:rPr>
                          <w:noProof/>
                        </w:rPr>
                        <w:drawing>
                          <wp:inline distT="0" distB="0" distL="0" distR="0">
                            <wp:extent cx="4304160" cy="8128080"/>
                            <wp:effectExtent l="0" t="0" r="0" b="0"/>
                            <wp:docPr id="7" name="figur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lum/>
                                    </a:blip>
                                    <a:srcRect/>
                                    <a:stretch>
                                      <a:fillRect/>
                                    </a:stretch>
                                  </pic:blipFill>
                                  <pic:spPr>
                                    <a:xfrm>
                                      <a:off x="0" y="0"/>
                                      <a:ext cx="4304160" cy="8128080"/>
                                    </a:xfrm>
                                    <a:prstGeom prst="rect">
                                      <a:avLst/>
                                    </a:prstGeom>
                                    <a:noFill/>
                                    <a:ln>
                                      <a:noFill/>
                                      <a:prstDash/>
                                    </a:ln>
                                  </pic:spPr>
                                </pic:pic>
                              </a:graphicData>
                            </a:graphic>
                          </wp:inline>
                        </w:drawing>
                      </w:r>
                    </w:del>
                    <w:r>
                      <w:t xml:space="preserve">Figura 7: </w:t>
                    </w:r>
                    <w:del w:id="719" w:author="eduardo.pichler" w:date="2010-08-23T10:05:00Z">
                      <w:r w:rsidDel="00E53B75">
                        <w:delText>Diagrama de classes do cadastro de pessoas</w:delText>
                      </w:r>
                    </w:del>
                  </w:p>
                </w:txbxContent>
              </v:textbox>
              <w10:wrap type="topAndBottom"/>
            </v:shape>
          </w:pict>
        </w:r>
      </w:del>
    </w:p>
    <w:p w:rsidR="00E53B75" w:rsidRDefault="00E53B75" w:rsidP="00E53B75">
      <w:pPr>
        <w:pStyle w:val="Textbody"/>
        <w:keepNext/>
        <w:jc w:val="center"/>
        <w:rPr>
          <w:ins w:id="720" w:author="eduardo.pichler" w:date="2010-08-23T10:05:00Z"/>
        </w:rPr>
        <w:pPrChange w:id="721" w:author="eduardo.pichler" w:date="2010-08-23T10:05:00Z">
          <w:pPr>
            <w:pStyle w:val="Textbody"/>
          </w:pPr>
        </w:pPrChange>
      </w:pPr>
      <w:ins w:id="722" w:author="eduardo.pichler" w:date="2010-08-23T10:05:00Z">
        <w:r>
          <w:rPr>
            <w:noProof/>
          </w:rPr>
          <w:drawing>
            <wp:inline distT="0" distB="0" distL="0" distR="0">
              <wp:extent cx="4304160" cy="8128080"/>
              <wp:effectExtent l="0" t="0" r="0" b="0"/>
              <wp:docPr id="49" name="figur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alphaModFix/>
                        <a:lum/>
                      </a:blip>
                      <a:srcRect/>
                      <a:stretch>
                        <a:fillRect/>
                      </a:stretch>
                    </pic:blipFill>
                    <pic:spPr>
                      <a:xfrm>
                        <a:off x="0" y="0"/>
                        <a:ext cx="4304160" cy="8128080"/>
                      </a:xfrm>
                      <a:prstGeom prst="rect">
                        <a:avLst/>
                      </a:prstGeom>
                      <a:noFill/>
                      <a:ln>
                        <a:noFill/>
                        <a:prstDash/>
                      </a:ln>
                    </pic:spPr>
                  </pic:pic>
                </a:graphicData>
              </a:graphic>
            </wp:inline>
          </w:drawing>
        </w:r>
      </w:ins>
    </w:p>
    <w:p w:rsidR="00E53B75" w:rsidRDefault="00E53B75" w:rsidP="00E53B75">
      <w:pPr>
        <w:pStyle w:val="Legenda"/>
        <w:jc w:val="center"/>
        <w:rPr>
          <w:ins w:id="723" w:author="eduardo.pichler" w:date="2010-08-23T10:05:00Z"/>
        </w:rPr>
        <w:pPrChange w:id="724" w:author="eduardo.pichler" w:date="2010-08-23T10:05:00Z">
          <w:pPr>
            <w:pStyle w:val="Legenda"/>
          </w:pPr>
        </w:pPrChange>
      </w:pPr>
      <w:ins w:id="725" w:author="eduardo.pichler" w:date="2010-08-23T10:05:00Z">
        <w:r>
          <w:t xml:space="preserve">Figura </w:t>
        </w:r>
        <w:r>
          <w:fldChar w:fldCharType="begin"/>
        </w:r>
        <w:r>
          <w:instrText xml:space="preserve"> SEQ Figura \* ARABIC </w:instrText>
        </w:r>
      </w:ins>
      <w:r>
        <w:fldChar w:fldCharType="separate"/>
      </w:r>
      <w:ins w:id="726" w:author="eduardo.pichler" w:date="2010-08-23T10:33:00Z">
        <w:r w:rsidR="00DF598C">
          <w:rPr>
            <w:noProof/>
          </w:rPr>
          <w:t>8</w:t>
        </w:r>
      </w:ins>
      <w:ins w:id="727" w:author="eduardo.pichler" w:date="2010-08-23T10:05:00Z">
        <w:r>
          <w:fldChar w:fldCharType="end"/>
        </w:r>
        <w:r>
          <w:t xml:space="preserve">: </w:t>
        </w:r>
        <w:r w:rsidRPr="001B7828">
          <w:t>Diagrama de classes do cadastro de pessoas</w:t>
        </w:r>
      </w:ins>
    </w:p>
    <w:p w:rsidR="00E53B75" w:rsidRPr="00E53B75" w:rsidRDefault="00E53B75" w:rsidP="00E53B75">
      <w:pPr>
        <w:rPr>
          <w:ins w:id="728" w:author="eduardo.pichler" w:date="2010-08-23T10:05:00Z"/>
          <w:rPrChange w:id="729" w:author="eduardo.pichler" w:date="2010-08-23T10:05:00Z">
            <w:rPr>
              <w:ins w:id="730" w:author="eduardo.pichler" w:date="2010-08-23T10:05:00Z"/>
            </w:rPr>
          </w:rPrChange>
        </w:rPr>
        <w:pPrChange w:id="731" w:author="eduardo.pichler" w:date="2010-08-23T10:05:00Z">
          <w:pPr>
            <w:pStyle w:val="Legenda"/>
          </w:pPr>
        </w:pPrChange>
      </w:pPr>
    </w:p>
    <w:p w:rsidR="00DD7857" w:rsidRDefault="008A7D50">
      <w:pPr>
        <w:pStyle w:val="Textbody"/>
      </w:pPr>
      <w:r>
        <w:t xml:space="preserve">As pessoas possuem um endereço, do qual podem possuir observações. O endereço sempre pertencerá apenas à uma única pessoa, uma vez que quando uma </w:t>
      </w:r>
      <w:r>
        <w:lastRenderedPageBreak/>
        <w:t>pessoa for removida, seu endereço também será removido. Um Ramo pode estar relacionado para muitas pessoas. A classe Ramo é o ramo de negócio que a pessoa atua, podendo ser, informática, saúde, desporto, etc.</w:t>
      </w:r>
    </w:p>
    <w:p w:rsidR="00DD7857" w:rsidRDefault="008A7D50">
      <w:pPr>
        <w:pStyle w:val="Textbody"/>
      </w:pPr>
      <w:r>
        <w:t xml:space="preserve">A figura </w:t>
      </w:r>
      <w:del w:id="732" w:author="eduardo.pichler" w:date="2010-08-23T10:20:00Z">
        <w:r w:rsidDel="001603AD">
          <w:delText>8</w:delText>
        </w:r>
      </w:del>
      <w:ins w:id="733" w:author="eduardo.pichler" w:date="2010-08-23T10:20:00Z">
        <w:r w:rsidR="001603AD">
          <w:t>9</w:t>
        </w:r>
      </w:ins>
      <w:r>
        <w:t xml:space="preserve"> representa os cadastros de regiões, endereços ou localizações que serão usados nos endereços do sistema:</w:t>
      </w:r>
    </w:p>
    <w:p w:rsidR="00E53B75" w:rsidRDefault="00E53B75" w:rsidP="00E53B75">
      <w:pPr>
        <w:pStyle w:val="Standard"/>
        <w:keepNext/>
        <w:jc w:val="center"/>
        <w:rPr>
          <w:ins w:id="734" w:author="eduardo.pichler" w:date="2010-08-23T10:06:00Z"/>
        </w:rPr>
        <w:pPrChange w:id="735" w:author="eduardo.pichler" w:date="2010-08-23T10:06:00Z">
          <w:pPr>
            <w:pStyle w:val="Standard"/>
            <w:jc w:val="center"/>
          </w:pPr>
        </w:pPrChange>
      </w:pPr>
      <w:ins w:id="736" w:author="eduardo.pichler" w:date="2010-08-23T10:05:00Z">
        <w:r>
          <w:rPr>
            <w:noProof/>
          </w:rPr>
          <w:drawing>
            <wp:inline distT="0" distB="0" distL="0" distR="0">
              <wp:extent cx="4667400" cy="5952960"/>
              <wp:effectExtent l="0" t="0" r="0" b="0"/>
              <wp:docPr id="50" name="figura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alphaModFix/>
                        <a:lum/>
                      </a:blip>
                      <a:srcRect/>
                      <a:stretch>
                        <a:fillRect/>
                      </a:stretch>
                    </pic:blipFill>
                    <pic:spPr>
                      <a:xfrm>
                        <a:off x="0" y="0"/>
                        <a:ext cx="4667400" cy="5952960"/>
                      </a:xfrm>
                      <a:prstGeom prst="rect">
                        <a:avLst/>
                      </a:prstGeom>
                      <a:noFill/>
                      <a:ln>
                        <a:noFill/>
                        <a:prstDash/>
                      </a:ln>
                    </pic:spPr>
                  </pic:pic>
                </a:graphicData>
              </a:graphic>
            </wp:inline>
          </w:drawing>
        </w:r>
      </w:ins>
    </w:p>
    <w:p w:rsidR="00DD7857" w:rsidRDefault="00E53B75" w:rsidP="00E53B75">
      <w:pPr>
        <w:pStyle w:val="Legenda"/>
        <w:jc w:val="center"/>
        <w:pPrChange w:id="737" w:author="eduardo.pichler" w:date="2010-08-23T10:06:00Z">
          <w:pPr>
            <w:pStyle w:val="Standard"/>
          </w:pPr>
        </w:pPrChange>
      </w:pPr>
      <w:ins w:id="738" w:author="eduardo.pichler" w:date="2010-08-23T10:06:00Z">
        <w:r>
          <w:t xml:space="preserve">Figura </w:t>
        </w:r>
        <w:r>
          <w:fldChar w:fldCharType="begin"/>
        </w:r>
        <w:r>
          <w:instrText xml:space="preserve"> SEQ Figura \* ARABIC </w:instrText>
        </w:r>
      </w:ins>
      <w:r>
        <w:fldChar w:fldCharType="separate"/>
      </w:r>
      <w:ins w:id="739" w:author="eduardo.pichler" w:date="2010-08-23T10:33:00Z">
        <w:r w:rsidR="00DF598C">
          <w:rPr>
            <w:noProof/>
          </w:rPr>
          <w:t>9</w:t>
        </w:r>
      </w:ins>
      <w:ins w:id="740" w:author="eduardo.pichler" w:date="2010-08-23T10:06:00Z">
        <w:r>
          <w:fldChar w:fldCharType="end"/>
        </w:r>
        <w:r>
          <w:t xml:space="preserve">: </w:t>
        </w:r>
        <w:r w:rsidRPr="009F4BF7">
          <w:t>Diagrama de classes das regiões</w:t>
        </w:r>
      </w:ins>
    </w:p>
    <w:p w:rsidR="00DD7857" w:rsidDel="00E53B75" w:rsidRDefault="00DD7857">
      <w:pPr>
        <w:pStyle w:val="Standard"/>
        <w:rPr>
          <w:del w:id="741" w:author="eduardo.pichler" w:date="2010-08-23T10:06:00Z"/>
        </w:rPr>
      </w:pPr>
    </w:p>
    <w:p w:rsidR="00DD7857" w:rsidDel="00E53B75" w:rsidRDefault="00DD7857">
      <w:pPr>
        <w:pStyle w:val="Standard"/>
        <w:rPr>
          <w:del w:id="742" w:author="eduardo.pichler" w:date="2010-08-23T10:06:00Z"/>
        </w:rPr>
      </w:pPr>
      <w:del w:id="743" w:author="eduardo.pichler" w:date="2010-08-23T10:05:00Z">
        <w:r w:rsidRPr="00DD7857" w:rsidDel="00E53B75">
          <w:pict>
            <v:shape id="Quadro4" o:spid="_x0000_s1034" type="#_x0000_t202" style="position:absolute;left:0;text-align:left;margin-left:37.4pt;margin-top:1.05pt;width:378.75pt;height:480pt;z-index:251639296;visibility:visible" filled="f" stroked="f">
              <v:textbox style="mso-rotate-with-shape:t" inset="0,0,0,0">
                <w:txbxContent>
                  <w:p w:rsidR="008A7D50" w:rsidRDefault="008A7D50">
                    <w:pPr>
                      <w:pStyle w:val="Imagem"/>
                    </w:pPr>
                    <w:del w:id="744" w:author="eduardo.pichler" w:date="2010-08-23T10:05:00Z">
                      <w:r w:rsidDel="00E53B75">
                        <w:rPr>
                          <w:noProof/>
                        </w:rPr>
                        <w:drawing>
                          <wp:inline distT="0" distB="0" distL="0" distR="0">
                            <wp:extent cx="4667400" cy="5952960"/>
                            <wp:effectExtent l="0" t="0" r="0" b="0"/>
                            <wp:docPr id="8" name="figura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alphaModFix/>
                                      <a:lum/>
                                    </a:blip>
                                    <a:srcRect/>
                                    <a:stretch>
                                      <a:fillRect/>
                                    </a:stretch>
                                  </pic:blipFill>
                                  <pic:spPr>
                                    <a:xfrm>
                                      <a:off x="0" y="0"/>
                                      <a:ext cx="4667400" cy="5952960"/>
                                    </a:xfrm>
                                    <a:prstGeom prst="rect">
                                      <a:avLst/>
                                    </a:prstGeom>
                                    <a:noFill/>
                                    <a:ln>
                                      <a:noFill/>
                                      <a:prstDash/>
                                    </a:ln>
                                  </pic:spPr>
                                </pic:pic>
                              </a:graphicData>
                            </a:graphic>
                          </wp:inline>
                        </w:drawing>
                      </w:r>
                    </w:del>
                    <w:r>
                      <w:t xml:space="preserve">Figura 8: </w:t>
                    </w:r>
                    <w:del w:id="745" w:author="eduardo.pichler" w:date="2010-08-23T10:05:00Z">
                      <w:r w:rsidDel="00E53B75">
                        <w:delText>Diagrama de classes das regiões</w:delText>
                      </w:r>
                    </w:del>
                  </w:p>
                </w:txbxContent>
              </v:textbox>
              <w10:wrap type="topAndBottom"/>
            </v:shape>
          </w:pict>
        </w:r>
      </w:del>
    </w:p>
    <w:p w:rsidR="00DD7857" w:rsidRDefault="00DD7857">
      <w:pPr>
        <w:pStyle w:val="Standard"/>
      </w:pPr>
    </w:p>
    <w:p w:rsidR="00DD7857" w:rsidRDefault="008A7D50">
      <w:pPr>
        <w:pStyle w:val="Textbody"/>
      </w:pPr>
      <w:r>
        <w:t xml:space="preserve">Um endereço é único por pessoa, ele pertence à uma cidade, que pertence à um estado, que por sua vez pertence à um país.  </w:t>
      </w:r>
    </w:p>
    <w:p w:rsidR="00DD7857" w:rsidRDefault="008A7D50">
      <w:pPr>
        <w:pStyle w:val="Textbody"/>
      </w:pPr>
      <w:r>
        <w:t xml:space="preserve">A figura </w:t>
      </w:r>
      <w:ins w:id="746" w:author="eduardo.pichler" w:date="2010-08-23T10:20:00Z">
        <w:r w:rsidR="001603AD">
          <w:t>10</w:t>
        </w:r>
      </w:ins>
      <w:del w:id="747" w:author="eduardo.pichler" w:date="2010-08-23T10:20:00Z">
        <w:r w:rsidDel="001603AD">
          <w:delText>9</w:delText>
        </w:r>
      </w:del>
      <w:r>
        <w:t xml:space="preserve"> representa o diagrama de classes dos produtos do sistema:</w:t>
      </w:r>
    </w:p>
    <w:p w:rsidR="00DD7857" w:rsidRDefault="00DD7857">
      <w:pPr>
        <w:pStyle w:val="Textbody"/>
      </w:pPr>
      <w:del w:id="748" w:author="eduardo.pichler" w:date="2010-08-23T10:06:00Z">
        <w:r w:rsidRPr="00DD7857" w:rsidDel="00E53B75">
          <w:pict>
            <v:shape id="Quadro7" o:spid="_x0000_s1035" type="#_x0000_t202" style="position:absolute;left:0;text-align:left;margin-left:22pt;margin-top:25.8pt;width:409.5pt;height:367.5pt;z-index:251640320;visibility:visible" filled="f" stroked="f">
              <v:textbox style="mso-rotate-with-shape:t" inset="0,0,0,0">
                <w:txbxContent>
                  <w:p w:rsidR="008A7D50" w:rsidRDefault="008A7D50">
                    <w:pPr>
                      <w:pStyle w:val="Imagem"/>
                    </w:pPr>
                    <w:del w:id="749" w:author="eduardo.pichler" w:date="2010-08-23T10:06:00Z">
                      <w:r w:rsidDel="00E53B75">
                        <w:rPr>
                          <w:noProof/>
                        </w:rPr>
                        <w:drawing>
                          <wp:inline distT="0" distB="0" distL="0" distR="0">
                            <wp:extent cx="5200560" cy="4667400"/>
                            <wp:effectExtent l="0" t="0" r="0" b="0"/>
                            <wp:docPr id="9" name="figura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alphaModFix/>
                                      <a:lum/>
                                    </a:blip>
                                    <a:srcRect/>
                                    <a:stretch>
                                      <a:fillRect/>
                                    </a:stretch>
                                  </pic:blipFill>
                                  <pic:spPr>
                                    <a:xfrm>
                                      <a:off x="0" y="0"/>
                                      <a:ext cx="5200560" cy="4667400"/>
                                    </a:xfrm>
                                    <a:prstGeom prst="rect">
                                      <a:avLst/>
                                    </a:prstGeom>
                                    <a:noFill/>
                                    <a:ln>
                                      <a:noFill/>
                                      <a:prstDash/>
                                    </a:ln>
                                  </pic:spPr>
                                </pic:pic>
                              </a:graphicData>
                            </a:graphic>
                          </wp:inline>
                        </w:drawing>
                      </w:r>
                    </w:del>
                    <w:r>
                      <w:t>Figura 9:</w:t>
                    </w:r>
                    <w:del w:id="750" w:author="eduardo.pichler" w:date="2010-08-23T10:06:00Z">
                      <w:r w:rsidDel="00E53B75">
                        <w:delText xml:space="preserve"> Diagrama de classes dos produtos do sistema</w:delText>
                      </w:r>
                    </w:del>
                  </w:p>
                </w:txbxContent>
              </v:textbox>
              <w10:wrap type="topAndBottom"/>
            </v:shape>
          </w:pict>
        </w:r>
      </w:del>
    </w:p>
    <w:p w:rsidR="00DD7857" w:rsidRDefault="00DD7857">
      <w:pPr>
        <w:pStyle w:val="Textbody"/>
      </w:pPr>
    </w:p>
    <w:p w:rsidR="00E53B75" w:rsidRDefault="00E53B75" w:rsidP="00E53B75">
      <w:pPr>
        <w:pStyle w:val="Textbody"/>
        <w:keepNext/>
        <w:jc w:val="center"/>
        <w:rPr>
          <w:ins w:id="751" w:author="eduardo.pichler" w:date="2010-08-23T10:06:00Z"/>
        </w:rPr>
        <w:pPrChange w:id="752" w:author="eduardo.pichler" w:date="2010-08-23T10:06:00Z">
          <w:pPr>
            <w:pStyle w:val="Textbody"/>
          </w:pPr>
        </w:pPrChange>
      </w:pPr>
      <w:ins w:id="753" w:author="eduardo.pichler" w:date="2010-08-23T10:06:00Z">
        <w:r>
          <w:rPr>
            <w:noProof/>
          </w:rPr>
          <w:lastRenderedPageBreak/>
          <w:drawing>
            <wp:inline distT="0" distB="0" distL="0" distR="0">
              <wp:extent cx="5200560" cy="4667400"/>
              <wp:effectExtent l="0" t="0" r="0" b="0"/>
              <wp:docPr id="51" name="figura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alphaModFix/>
                        <a:lum/>
                      </a:blip>
                      <a:srcRect/>
                      <a:stretch>
                        <a:fillRect/>
                      </a:stretch>
                    </pic:blipFill>
                    <pic:spPr>
                      <a:xfrm>
                        <a:off x="0" y="0"/>
                        <a:ext cx="5200560" cy="4667400"/>
                      </a:xfrm>
                      <a:prstGeom prst="rect">
                        <a:avLst/>
                      </a:prstGeom>
                      <a:noFill/>
                      <a:ln>
                        <a:noFill/>
                        <a:prstDash/>
                      </a:ln>
                    </pic:spPr>
                  </pic:pic>
                </a:graphicData>
              </a:graphic>
            </wp:inline>
          </w:drawing>
        </w:r>
      </w:ins>
    </w:p>
    <w:p w:rsidR="00E53B75" w:rsidRDefault="00E53B75" w:rsidP="00E53B75">
      <w:pPr>
        <w:pStyle w:val="Legenda"/>
        <w:jc w:val="center"/>
        <w:rPr>
          <w:ins w:id="754" w:author="eduardo.pichler" w:date="2010-08-23T10:06:00Z"/>
        </w:rPr>
        <w:pPrChange w:id="755" w:author="eduardo.pichler" w:date="2010-08-23T10:06:00Z">
          <w:pPr>
            <w:pStyle w:val="Legenda"/>
          </w:pPr>
        </w:pPrChange>
      </w:pPr>
      <w:ins w:id="756" w:author="eduardo.pichler" w:date="2010-08-23T10:06:00Z">
        <w:r>
          <w:t xml:space="preserve">Figura </w:t>
        </w:r>
        <w:r>
          <w:fldChar w:fldCharType="begin"/>
        </w:r>
        <w:r>
          <w:instrText xml:space="preserve"> SEQ Figura \* ARABIC </w:instrText>
        </w:r>
      </w:ins>
      <w:r>
        <w:fldChar w:fldCharType="separate"/>
      </w:r>
      <w:ins w:id="757" w:author="eduardo.pichler" w:date="2010-08-23T10:33:00Z">
        <w:r w:rsidR="00DF598C">
          <w:rPr>
            <w:noProof/>
          </w:rPr>
          <w:t>10</w:t>
        </w:r>
      </w:ins>
      <w:ins w:id="758" w:author="eduardo.pichler" w:date="2010-08-23T10:06:00Z">
        <w:r>
          <w:fldChar w:fldCharType="end"/>
        </w:r>
        <w:r>
          <w:t xml:space="preserve">: </w:t>
        </w:r>
        <w:r w:rsidRPr="003A7457">
          <w:t xml:space="preserve"> Diagrama de classes dos produtos do sistema</w:t>
        </w:r>
      </w:ins>
    </w:p>
    <w:p w:rsidR="00DD7857" w:rsidRDefault="008A7D50">
      <w:pPr>
        <w:pStyle w:val="Textbody"/>
      </w:pPr>
      <w:r>
        <w:t>Os fornecedores do produto podem ser qualquer um dos objetos que estão no cadastro de pessoas. Um produto pode ter vários fornecedores e apenas uma categoria de produto. CategoriaProduto é para melhor organizar os vários tipos diferentes de produtos que o sistema visa atender.</w:t>
      </w:r>
    </w:p>
    <w:p w:rsidR="00DD7857" w:rsidRDefault="00DD7857">
      <w:pPr>
        <w:pStyle w:val="Textbody"/>
      </w:pPr>
    </w:p>
    <w:p w:rsidR="00DD7857" w:rsidRDefault="008A7D50" w:rsidP="00DD7857">
      <w:pPr>
        <w:pStyle w:val="Heading2"/>
      </w:pPr>
      <w:bookmarkStart w:id="759" w:name="_Toc270320282"/>
      <w:r>
        <w:t>Movimentos de mercadorias</w:t>
      </w:r>
      <w:bookmarkEnd w:id="759"/>
    </w:p>
    <w:p w:rsidR="00DD7857" w:rsidRDefault="00DD7857">
      <w:pPr>
        <w:pStyle w:val="Standard"/>
      </w:pPr>
    </w:p>
    <w:p w:rsidR="00DD7857" w:rsidRDefault="008A7D50">
      <w:pPr>
        <w:pStyle w:val="Textbody"/>
      </w:pPr>
      <w:r>
        <w:t>Tanto as vendas quanto as entradas de produtos geram movimentos. Os movimentos são aplicados quando mercadorias ou matérias primas entram no estoque e quando vendas são efetuadas. Na figura 1</w:t>
      </w:r>
      <w:del w:id="760" w:author="eduardo.pichler" w:date="2010-08-23T10:20:00Z">
        <w:r w:rsidDel="001603AD">
          <w:delText>0</w:delText>
        </w:r>
      </w:del>
      <w:ins w:id="761" w:author="eduardo.pichler" w:date="2010-08-23T10:20:00Z">
        <w:r w:rsidR="001603AD">
          <w:t>1</w:t>
        </w:r>
      </w:ins>
      <w:r>
        <w:t>, o controle dos movimentos de produtos no sistema:</w:t>
      </w:r>
    </w:p>
    <w:p w:rsidR="00DD7857" w:rsidRDefault="00DD7857">
      <w:pPr>
        <w:pStyle w:val="Standard"/>
      </w:pPr>
      <w:del w:id="762" w:author="eduardo.pichler" w:date="2010-08-23T10:07:00Z">
        <w:r w:rsidRPr="00DD7857" w:rsidDel="00E53B75">
          <w:pict>
            <v:shape id="Quadro8" o:spid="_x0000_s1036" type="#_x0000_t202" style="position:absolute;left:0;text-align:left;margin-left:0;margin-top:0;width:453.5pt;height:358.75pt;z-index:251641344;visibility:visible;mso-position-horizontal:center;mso-position-vertical:top" filled="f" stroked="f">
              <v:textbox style="mso-rotate-with-shape:t" inset="0,0,0,0">
                <w:txbxContent>
                  <w:p w:rsidR="008A7D50" w:rsidRDefault="008A7D50">
                    <w:pPr>
                      <w:pStyle w:val="Imagem"/>
                    </w:pPr>
                    <w:del w:id="763" w:author="eduardo.pichler" w:date="2010-08-23T10:06:00Z">
                      <w:r w:rsidDel="00E53B75">
                        <w:rPr>
                          <w:noProof/>
                        </w:rPr>
                        <w:drawing>
                          <wp:inline distT="0" distB="0" distL="0" distR="0">
                            <wp:extent cx="5759280" cy="4556160"/>
                            <wp:effectExtent l="0" t="0" r="0" b="0"/>
                            <wp:docPr id="10" name="figura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alphaModFix/>
                                      <a:lum/>
                                    </a:blip>
                                    <a:srcRect/>
                                    <a:stretch>
                                      <a:fillRect/>
                                    </a:stretch>
                                  </pic:blipFill>
                                  <pic:spPr>
                                    <a:xfrm>
                                      <a:off x="0" y="0"/>
                                      <a:ext cx="5759280" cy="4556160"/>
                                    </a:xfrm>
                                    <a:prstGeom prst="rect">
                                      <a:avLst/>
                                    </a:prstGeom>
                                    <a:noFill/>
                                    <a:ln>
                                      <a:noFill/>
                                      <a:prstDash/>
                                    </a:ln>
                                  </pic:spPr>
                                </pic:pic>
                              </a:graphicData>
                            </a:graphic>
                          </wp:inline>
                        </w:drawing>
                      </w:r>
                    </w:del>
                    <w:r>
                      <w:t>Figura 10</w:t>
                    </w:r>
                    <w:del w:id="764" w:author="eduardo.pichler" w:date="2010-08-23T10:06:00Z">
                      <w:r w:rsidDel="00E53B75">
                        <w:delText>: Diagrama de classes dos movimentos de estoque do sistema</w:delText>
                      </w:r>
                    </w:del>
                  </w:p>
                </w:txbxContent>
              </v:textbox>
              <w10:wrap type="topAndBottom"/>
            </v:shape>
          </w:pict>
        </w:r>
      </w:del>
    </w:p>
    <w:p w:rsidR="00E53B75" w:rsidRDefault="00E53B75" w:rsidP="00E53B75">
      <w:pPr>
        <w:pStyle w:val="Textbody"/>
        <w:keepNext/>
        <w:jc w:val="center"/>
        <w:rPr>
          <w:ins w:id="765" w:author="eduardo.pichler" w:date="2010-08-23T10:07:00Z"/>
        </w:rPr>
        <w:pPrChange w:id="766" w:author="eduardo.pichler" w:date="2010-08-23T10:07:00Z">
          <w:pPr>
            <w:pStyle w:val="Textbody"/>
          </w:pPr>
        </w:pPrChange>
      </w:pPr>
      <w:ins w:id="767" w:author="eduardo.pichler" w:date="2010-08-23T10:06:00Z">
        <w:r>
          <w:rPr>
            <w:noProof/>
          </w:rPr>
          <w:lastRenderedPageBreak/>
          <w:drawing>
            <wp:inline distT="0" distB="0" distL="0" distR="0">
              <wp:extent cx="5759280" cy="4556160"/>
              <wp:effectExtent l="0" t="0" r="0" b="0"/>
              <wp:docPr id="52" name="figura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alphaModFix/>
                        <a:lum/>
                      </a:blip>
                      <a:srcRect/>
                      <a:stretch>
                        <a:fillRect/>
                      </a:stretch>
                    </pic:blipFill>
                    <pic:spPr>
                      <a:xfrm>
                        <a:off x="0" y="0"/>
                        <a:ext cx="5759280" cy="4556160"/>
                      </a:xfrm>
                      <a:prstGeom prst="rect">
                        <a:avLst/>
                      </a:prstGeom>
                      <a:noFill/>
                      <a:ln>
                        <a:noFill/>
                        <a:prstDash/>
                      </a:ln>
                    </pic:spPr>
                  </pic:pic>
                </a:graphicData>
              </a:graphic>
            </wp:inline>
          </w:drawing>
        </w:r>
      </w:ins>
    </w:p>
    <w:p w:rsidR="00E53B75" w:rsidRDefault="00E53B75" w:rsidP="00E53B75">
      <w:pPr>
        <w:pStyle w:val="Legenda"/>
        <w:jc w:val="center"/>
        <w:rPr>
          <w:ins w:id="768" w:author="eduardo.pichler" w:date="2010-08-23T10:06:00Z"/>
        </w:rPr>
        <w:pPrChange w:id="769" w:author="eduardo.pichler" w:date="2010-08-23T10:07:00Z">
          <w:pPr>
            <w:pStyle w:val="Textbody"/>
          </w:pPr>
        </w:pPrChange>
      </w:pPr>
      <w:ins w:id="770" w:author="eduardo.pichler" w:date="2010-08-23T10:07:00Z">
        <w:r>
          <w:t xml:space="preserve">Figura </w:t>
        </w:r>
        <w:r>
          <w:fldChar w:fldCharType="begin"/>
        </w:r>
        <w:r>
          <w:instrText xml:space="preserve"> SEQ Figura \* ARABIC </w:instrText>
        </w:r>
      </w:ins>
      <w:r>
        <w:fldChar w:fldCharType="separate"/>
      </w:r>
      <w:ins w:id="771" w:author="eduardo.pichler" w:date="2010-08-23T10:33:00Z">
        <w:r w:rsidR="00DF598C">
          <w:rPr>
            <w:noProof/>
          </w:rPr>
          <w:t>11</w:t>
        </w:r>
      </w:ins>
      <w:ins w:id="772" w:author="eduardo.pichler" w:date="2010-08-23T10:07:00Z">
        <w:r>
          <w:fldChar w:fldCharType="end"/>
        </w:r>
        <w:r w:rsidRPr="000005DB">
          <w:t>: Diagrama de classes dos movimentos de estoque do sistema</w:t>
        </w:r>
      </w:ins>
    </w:p>
    <w:p w:rsidR="00DD7857" w:rsidRDefault="008A7D50">
      <w:pPr>
        <w:pStyle w:val="Textbody"/>
      </w:pPr>
      <w:r>
        <w:t>Os dois tipos de movimentos podem gerar contas, conforme o tipo de movimento, a conta é à receber ou à pagar. Caso a conta seja à pagar, o atributo do tipo Pessoa é um fornecedor, e caso a conta seja do tipo à receber, Pessoa é um cliente que comprou algum produto.</w:t>
      </w:r>
    </w:p>
    <w:p w:rsidR="00DD7857" w:rsidRDefault="008A7D50">
      <w:pPr>
        <w:pStyle w:val="Textbody"/>
      </w:pPr>
      <w:r>
        <w:t>Para saber a quantidade em estoque de determinado produto, basta somar a quantidade de produtos que saiu e subtrair o valor da quantidade do mesmo que entrou.</w:t>
      </w:r>
    </w:p>
    <w:p w:rsidR="00DD7857" w:rsidRDefault="008A7D50">
      <w:pPr>
        <w:pStyle w:val="Textbody"/>
      </w:pPr>
      <w:r>
        <w:t>Quando um usuário do grupo vendedores efetua uma venda, automaticamente é gerado uma conta à receber, e quando algum produto entra no estoque da empresa, automaticamente é criado uma conta à pagar.</w:t>
      </w:r>
    </w:p>
    <w:p w:rsidR="00DD7857" w:rsidRDefault="00DD7857">
      <w:pPr>
        <w:pStyle w:val="Textbody"/>
      </w:pPr>
    </w:p>
    <w:p w:rsidR="00DD7857" w:rsidRDefault="008A7D50" w:rsidP="00DD7857">
      <w:pPr>
        <w:pStyle w:val="Heading2"/>
      </w:pPr>
      <w:bookmarkStart w:id="773" w:name="_Toc270320283"/>
      <w:r>
        <w:t>Contas</w:t>
      </w:r>
      <w:bookmarkEnd w:id="773"/>
    </w:p>
    <w:p w:rsidR="00DD7857" w:rsidRDefault="00DD7857">
      <w:pPr>
        <w:pStyle w:val="Textbody"/>
      </w:pPr>
    </w:p>
    <w:p w:rsidR="00DD7857" w:rsidRDefault="008A7D50">
      <w:pPr>
        <w:pStyle w:val="Textbody"/>
      </w:pPr>
      <w:r>
        <w:t>As contas são o controle de caixa do sistema, para que seja possível saber quais contas faltam à pagar e quais têm-se para receber. Na figura 1</w:t>
      </w:r>
      <w:del w:id="774" w:author="eduardo.pichler" w:date="2010-08-23T10:20:00Z">
        <w:r w:rsidDel="001603AD">
          <w:delText>1</w:delText>
        </w:r>
      </w:del>
      <w:ins w:id="775" w:author="eduardo.pichler" w:date="2010-08-23T10:20:00Z">
        <w:r w:rsidR="001603AD">
          <w:t>2</w:t>
        </w:r>
      </w:ins>
      <w:r>
        <w:t xml:space="preserve"> o controle de contas à receber e pagar no sistema:</w:t>
      </w:r>
    </w:p>
    <w:p w:rsidR="00DD7857" w:rsidRDefault="00DD7857">
      <w:pPr>
        <w:pStyle w:val="Standard"/>
      </w:pPr>
      <w:del w:id="776" w:author="eduardo.pichler" w:date="2010-08-23T10:07:00Z">
        <w:r w:rsidRPr="00DD7857" w:rsidDel="00E53B75">
          <w:pict>
            <v:shape id="Quadro9" o:spid="_x0000_s1037" type="#_x0000_t202" style="position:absolute;left:0;text-align:left;margin-left:0;margin-top:0;width:390pt;height:446.25pt;z-index:251642368;visibility:visible;mso-position-horizontal:center;mso-position-vertical:top" filled="f" stroked="f">
              <v:textbox style="mso-rotate-with-shape:t" inset="0,0,0,0">
                <w:txbxContent>
                  <w:p w:rsidR="008A7D50" w:rsidRDefault="008A7D50">
                    <w:pPr>
                      <w:pStyle w:val="Imagem"/>
                    </w:pPr>
                    <w:del w:id="777" w:author="eduardo.pichler" w:date="2010-08-23T10:07:00Z">
                      <w:r w:rsidDel="00E53B75">
                        <w:rPr>
                          <w:noProof/>
                        </w:rPr>
                        <w:drawing>
                          <wp:inline distT="0" distB="0" distL="0" distR="0">
                            <wp:extent cx="4952880" cy="5667479"/>
                            <wp:effectExtent l="0" t="0" r="0" b="0"/>
                            <wp:docPr id="11" name="figura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blip>
                                    <a:srcRect/>
                                    <a:stretch>
                                      <a:fillRect/>
                                    </a:stretch>
                                  </pic:blipFill>
                                  <pic:spPr>
                                    <a:xfrm>
                                      <a:off x="0" y="0"/>
                                      <a:ext cx="4952880" cy="5667479"/>
                                    </a:xfrm>
                                    <a:prstGeom prst="rect">
                                      <a:avLst/>
                                    </a:prstGeom>
                                    <a:noFill/>
                                    <a:ln>
                                      <a:noFill/>
                                      <a:prstDash/>
                                    </a:ln>
                                  </pic:spPr>
                                </pic:pic>
                              </a:graphicData>
                            </a:graphic>
                          </wp:inline>
                        </w:drawing>
                      </w:r>
                      <w:r w:rsidDel="00E53B75">
                        <w:delText>Figura 11: Diagrama de classes das contas financeiras do sistema</w:delText>
                      </w:r>
                    </w:del>
                  </w:p>
                </w:txbxContent>
              </v:textbox>
              <w10:wrap type="topAndBottom"/>
            </v:shape>
          </w:pict>
        </w:r>
      </w:del>
      <w:r w:rsidR="008A7D50">
        <w:tab/>
      </w:r>
    </w:p>
    <w:p w:rsidR="00E53B75" w:rsidRDefault="00E53B75" w:rsidP="00E53B75">
      <w:pPr>
        <w:pStyle w:val="Textbody"/>
        <w:keepNext/>
        <w:jc w:val="center"/>
        <w:rPr>
          <w:ins w:id="778" w:author="eduardo.pichler" w:date="2010-08-23T10:07:00Z"/>
        </w:rPr>
        <w:pPrChange w:id="779" w:author="eduardo.pichler" w:date="2010-08-23T10:07:00Z">
          <w:pPr>
            <w:pStyle w:val="Textbody"/>
            <w:jc w:val="center"/>
          </w:pPr>
        </w:pPrChange>
      </w:pPr>
      <w:ins w:id="780" w:author="eduardo.pichler" w:date="2010-08-23T10:07:00Z">
        <w:r>
          <w:rPr>
            <w:noProof/>
          </w:rPr>
          <w:lastRenderedPageBreak/>
          <w:drawing>
            <wp:inline distT="0" distB="0" distL="0" distR="0">
              <wp:extent cx="4952880" cy="5667479"/>
              <wp:effectExtent l="0" t="0" r="0" b="0"/>
              <wp:docPr id="53" name="figura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alphaModFix/>
                        <a:lum/>
                      </a:blip>
                      <a:srcRect/>
                      <a:stretch>
                        <a:fillRect/>
                      </a:stretch>
                    </pic:blipFill>
                    <pic:spPr>
                      <a:xfrm>
                        <a:off x="0" y="0"/>
                        <a:ext cx="4952880" cy="5667479"/>
                      </a:xfrm>
                      <a:prstGeom prst="rect">
                        <a:avLst/>
                      </a:prstGeom>
                      <a:noFill/>
                      <a:ln>
                        <a:noFill/>
                        <a:prstDash/>
                      </a:ln>
                    </pic:spPr>
                  </pic:pic>
                </a:graphicData>
              </a:graphic>
            </wp:inline>
          </w:drawing>
        </w:r>
      </w:ins>
    </w:p>
    <w:p w:rsidR="00E53B75" w:rsidRDefault="00E53B75" w:rsidP="00E53B75">
      <w:pPr>
        <w:pStyle w:val="Legenda"/>
        <w:jc w:val="center"/>
        <w:rPr>
          <w:ins w:id="781" w:author="eduardo.pichler" w:date="2010-08-23T10:07:00Z"/>
        </w:rPr>
        <w:pPrChange w:id="782" w:author="eduardo.pichler" w:date="2010-08-23T10:07:00Z">
          <w:pPr>
            <w:pStyle w:val="Legenda"/>
          </w:pPr>
        </w:pPrChange>
      </w:pPr>
      <w:ins w:id="783" w:author="eduardo.pichler" w:date="2010-08-23T10:07:00Z">
        <w:r>
          <w:t xml:space="preserve">Figura </w:t>
        </w:r>
        <w:r>
          <w:fldChar w:fldCharType="begin"/>
        </w:r>
        <w:r>
          <w:instrText xml:space="preserve"> SEQ Figura \* ARABIC </w:instrText>
        </w:r>
      </w:ins>
      <w:r>
        <w:fldChar w:fldCharType="separate"/>
      </w:r>
      <w:ins w:id="784" w:author="eduardo.pichler" w:date="2010-08-23T10:33:00Z">
        <w:r w:rsidR="00DF598C">
          <w:rPr>
            <w:noProof/>
          </w:rPr>
          <w:t>12</w:t>
        </w:r>
      </w:ins>
      <w:ins w:id="785" w:author="eduardo.pichler" w:date="2010-08-23T10:07:00Z">
        <w:r>
          <w:fldChar w:fldCharType="end"/>
        </w:r>
        <w:r>
          <w:t xml:space="preserve">: </w:t>
        </w:r>
        <w:r w:rsidRPr="006E0D10">
          <w:t>Diagrama de classes das contas financeiras do sistema</w:t>
        </w:r>
      </w:ins>
    </w:p>
    <w:p w:rsidR="00DD7857" w:rsidRDefault="008A7D50" w:rsidP="00E53B75">
      <w:pPr>
        <w:pStyle w:val="Textbody"/>
        <w:jc w:val="center"/>
        <w:pPrChange w:id="786" w:author="eduardo.pichler" w:date="2010-08-23T10:07:00Z">
          <w:pPr>
            <w:pStyle w:val="Textbody"/>
          </w:pPr>
        </w:pPrChange>
      </w:pPr>
      <w:r>
        <w:t>Uma pessoa pode ter diversas contas à receber e à pagar caso ela seja fornecedor e cliente ao mesmo tempo. Para ser pesquisado quais contas estão atrasadas, a lógica é feita analisando as informações contidas nos atributos “contaPaga” e “dataPagamento”. Caso a data de pagamento já tenha passado e a conta ainda não tenha sido paga, a pessoa associada à conta está devendo ou a empresa deve à pessoa. Para saber se a conta é a receber ou à pagar, conta financeira possui o atributo “tipoConta” onde sua classe existe o atributo “credito”, caso o valor para esse atributo seja verdadeiro, a conta é de crédito, ou seja, à receber, caso contrário, à pagar.</w:t>
      </w:r>
    </w:p>
    <w:p w:rsidR="00DD7857" w:rsidRDefault="00DD7857">
      <w:pPr>
        <w:pStyle w:val="Textbody"/>
      </w:pPr>
    </w:p>
    <w:p w:rsidR="00DD7857" w:rsidRDefault="008A7D50" w:rsidP="00DD7857">
      <w:pPr>
        <w:pStyle w:val="Heading2"/>
      </w:pPr>
      <w:bookmarkStart w:id="787" w:name="_Toc270320284"/>
      <w:r>
        <w:t>Usuários</w:t>
      </w:r>
      <w:bookmarkEnd w:id="787"/>
    </w:p>
    <w:p w:rsidR="00DD7857" w:rsidRDefault="008A7D50">
      <w:pPr>
        <w:pStyle w:val="Textbody"/>
      </w:pPr>
      <w:r>
        <w:t>Os usuários e grupos de usuários sistema são organizados como mostra o diagrama da figura 1</w:t>
      </w:r>
      <w:del w:id="788" w:author="eduardo.pichler" w:date="2010-08-23T10:20:00Z">
        <w:r w:rsidDel="001603AD">
          <w:delText>2</w:delText>
        </w:r>
      </w:del>
      <w:ins w:id="789" w:author="eduardo.pichler" w:date="2010-08-23T10:20:00Z">
        <w:r w:rsidR="001603AD">
          <w:t>3</w:t>
        </w:r>
      </w:ins>
      <w:r>
        <w:t>:</w:t>
      </w:r>
    </w:p>
    <w:p w:rsidR="00E53B75" w:rsidRDefault="00E53B75" w:rsidP="00E53B75">
      <w:pPr>
        <w:pStyle w:val="Textbody"/>
        <w:keepNext/>
        <w:jc w:val="center"/>
        <w:rPr>
          <w:ins w:id="790" w:author="eduardo.pichler" w:date="2010-08-23T10:08:00Z"/>
        </w:rPr>
        <w:pPrChange w:id="791" w:author="eduardo.pichler" w:date="2010-08-23T10:08:00Z">
          <w:pPr>
            <w:pStyle w:val="Textbody"/>
            <w:jc w:val="center"/>
          </w:pPr>
        </w:pPrChange>
      </w:pPr>
      <w:ins w:id="792" w:author="eduardo.pichler" w:date="2010-08-23T10:07:00Z">
        <w:r w:rsidRPr="00E53B75">
          <w:lastRenderedPageBreak/>
          <w:drawing>
            <wp:inline distT="0" distB="0" distL="0" distR="0">
              <wp:extent cx="4267080" cy="6205320"/>
              <wp:effectExtent l="0" t="0" r="0" b="0"/>
              <wp:docPr id="54" name="figura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alphaModFix/>
                        <a:lum/>
                      </a:blip>
                      <a:srcRect/>
                      <a:stretch>
                        <a:fillRect/>
                      </a:stretch>
                    </pic:blipFill>
                    <pic:spPr>
                      <a:xfrm>
                        <a:off x="0" y="0"/>
                        <a:ext cx="4267080" cy="6205320"/>
                      </a:xfrm>
                      <a:prstGeom prst="rect">
                        <a:avLst/>
                      </a:prstGeom>
                      <a:noFill/>
                      <a:ln>
                        <a:noFill/>
                        <a:prstDash/>
                      </a:ln>
                    </pic:spPr>
                  </pic:pic>
                </a:graphicData>
              </a:graphic>
            </wp:inline>
          </w:drawing>
        </w:r>
      </w:ins>
    </w:p>
    <w:p w:rsidR="00E53B75" w:rsidRDefault="00E53B75" w:rsidP="00E53B75">
      <w:pPr>
        <w:pStyle w:val="Legenda"/>
        <w:jc w:val="center"/>
        <w:rPr>
          <w:ins w:id="793" w:author="eduardo.pichler" w:date="2010-08-23T10:08:00Z"/>
        </w:rPr>
        <w:pPrChange w:id="794" w:author="eduardo.pichler" w:date="2010-08-23T10:08:00Z">
          <w:pPr>
            <w:pStyle w:val="Legenda"/>
          </w:pPr>
        </w:pPrChange>
      </w:pPr>
      <w:ins w:id="795" w:author="eduardo.pichler" w:date="2010-08-23T10:08:00Z">
        <w:r>
          <w:t xml:space="preserve">Figura </w:t>
        </w:r>
        <w:r>
          <w:fldChar w:fldCharType="begin"/>
        </w:r>
        <w:r>
          <w:instrText xml:space="preserve"> SEQ Figura \* ARABIC </w:instrText>
        </w:r>
      </w:ins>
      <w:r>
        <w:fldChar w:fldCharType="separate"/>
      </w:r>
      <w:ins w:id="796" w:author="eduardo.pichler" w:date="2010-08-23T10:33:00Z">
        <w:r w:rsidR="00DF598C">
          <w:rPr>
            <w:noProof/>
          </w:rPr>
          <w:t>13</w:t>
        </w:r>
      </w:ins>
      <w:ins w:id="797" w:author="eduardo.pichler" w:date="2010-08-23T10:08:00Z">
        <w:r>
          <w:fldChar w:fldCharType="end"/>
        </w:r>
        <w:r>
          <w:t xml:space="preserve">: </w:t>
        </w:r>
        <w:r w:rsidRPr="008975BF">
          <w:t>Diagrama de classes mostrando associação entre Usuário e Produto</w:t>
        </w:r>
      </w:ins>
    </w:p>
    <w:p w:rsidR="00DD7857" w:rsidRDefault="00DD7857" w:rsidP="00E53B75">
      <w:pPr>
        <w:pStyle w:val="Textbody"/>
        <w:jc w:val="center"/>
        <w:pPrChange w:id="798" w:author="eduardo.pichler" w:date="2010-08-23T10:07:00Z">
          <w:pPr>
            <w:pStyle w:val="Textbody"/>
          </w:pPr>
        </w:pPrChange>
      </w:pPr>
      <w:del w:id="799" w:author="eduardo.pichler" w:date="2010-08-23T10:08:00Z">
        <w:r w:rsidRPr="00DD7857" w:rsidDel="00E53B75">
          <w:pict>
            <v:shape id="Quadro27" o:spid="_x0000_s1038" type="#_x0000_t202" style="position:absolute;left:0;text-align:left;margin-left:0;margin-top:0;width:412.5pt;height:277.5pt;z-index:251656704;visibility:visible;mso-position-horizontal:center;mso-position-vertical:top" filled="f" stroked="f">
              <v:textbox style="mso-rotate-with-shape:t" inset="0,0,0,0">
                <w:txbxContent>
                  <w:p w:rsidR="008A7D50" w:rsidRDefault="008A7D50">
                    <w:pPr>
                      <w:pStyle w:val="Imagem"/>
                    </w:pPr>
                    <w:del w:id="800" w:author="eduardo.pichler" w:date="2010-08-23T10:07:00Z">
                      <w:r w:rsidDel="00E53B75">
                        <w:rPr>
                          <w:noProof/>
                        </w:rPr>
                        <w:drawing>
                          <wp:inline distT="0" distB="0" distL="0" distR="0">
                            <wp:extent cx="4267080" cy="6205320"/>
                            <wp:effectExtent l="19050" t="0" r="120" b="0"/>
                            <wp:docPr id="12" name="figura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alphaModFix/>
                                      <a:lum/>
                                    </a:blip>
                                    <a:srcRect/>
                                    <a:stretch>
                                      <a:fillRect/>
                                    </a:stretch>
                                  </pic:blipFill>
                                  <pic:spPr>
                                    <a:xfrm>
                                      <a:off x="0" y="0"/>
                                      <a:ext cx="4267080" cy="6205320"/>
                                    </a:xfrm>
                                    <a:prstGeom prst="rect">
                                      <a:avLst/>
                                    </a:prstGeom>
                                    <a:noFill/>
                                    <a:ln>
                                      <a:noFill/>
                                      <a:prstDash/>
                                    </a:ln>
                                  </pic:spPr>
                                </pic:pic>
                              </a:graphicData>
                            </a:graphic>
                          </wp:inline>
                        </w:drawing>
                      </w:r>
                    </w:del>
                    <w:r>
                      <w:t xml:space="preserve">Figura 12: </w:t>
                    </w:r>
                    <w:del w:id="801" w:author="eduardo.pichler" w:date="2010-08-23T10:07:00Z">
                      <w:r w:rsidDel="00E53B75">
                        <w:delText>Diagrama de classes mostrando associação entre Usuário e Produto</w:delText>
                      </w:r>
                    </w:del>
                  </w:p>
                </w:txbxContent>
              </v:textbox>
              <w10:wrap type="topAndBottom"/>
            </v:shape>
          </w:pict>
        </w:r>
      </w:del>
    </w:p>
    <w:p w:rsidR="00DD7857" w:rsidRDefault="008A7D50">
      <w:pPr>
        <w:pStyle w:val="Textbody"/>
      </w:pPr>
      <w:r>
        <w:t>Usuário, assim como muitas entidades do sistema, possuem um atributo do tipo usuário para definir qual o ultimo usuário que vez uma alteração no objeto. Assim, no caso de usuário existe uma auto-associação, e no classe Produto existe o atributo do tipo Usuário, como observa-se na figura 12. Para saber se o usuário é vendedor, basta verificar de qual grupo ele pertence, uma vez que a classe Usuário é associado diretamente com a classe GrupoUsuário. Um usuário pode pertencer apenas à um grupo de usuários.</w:t>
      </w:r>
    </w:p>
    <w:p w:rsidR="00DD7857" w:rsidRDefault="00DD7857">
      <w:pPr>
        <w:pStyle w:val="Titulos"/>
        <w:pageBreakBefore/>
        <w:rPr>
          <w:rFonts w:ascii="Arial" w:hAnsi="Arial" w:cs="Arial"/>
          <w:szCs w:val="24"/>
        </w:rPr>
      </w:pPr>
    </w:p>
    <w:p w:rsidR="00DD7857" w:rsidRDefault="008A7D50" w:rsidP="00DD7857">
      <w:pPr>
        <w:pStyle w:val="Heading1"/>
      </w:pPr>
      <w:bookmarkStart w:id="802" w:name="_Toc270320285"/>
      <w:r>
        <w:t>UTILIZAÇÃO DAS TECNOLOGIAS NO DESENVOLVIMENTO DO SISTEMA</w:t>
      </w:r>
      <w:bookmarkEnd w:id="802"/>
    </w:p>
    <w:p w:rsidR="00DD7857" w:rsidRDefault="008A7D50">
      <w:pPr>
        <w:pStyle w:val="Textbody"/>
      </w:pPr>
      <w:r>
        <w:tab/>
      </w:r>
    </w:p>
    <w:p w:rsidR="00DD7857" w:rsidRDefault="008A7D50">
      <w:pPr>
        <w:pStyle w:val="Textbody"/>
      </w:pPr>
      <w:r>
        <w:t>Este capítulo apresenta o sistema. Relata-se a instalação e configuração de alguns softwares usados no desenvolvimento e também a utilização dos mesmos nas funcionalidades do sistema.</w:t>
      </w:r>
    </w:p>
    <w:p w:rsidR="00DD7857" w:rsidRDefault="00DD7857">
      <w:pPr>
        <w:pStyle w:val="Textbody"/>
      </w:pPr>
    </w:p>
    <w:p w:rsidR="00DD7857" w:rsidRDefault="008A7D50" w:rsidP="00DD7857">
      <w:pPr>
        <w:pStyle w:val="Heading2"/>
      </w:pPr>
      <w:bookmarkStart w:id="803" w:name="_Toc270320286"/>
      <w:r>
        <w:t>Instalação e configuração das ferramentas</w:t>
      </w:r>
      <w:bookmarkEnd w:id="803"/>
    </w:p>
    <w:p w:rsidR="00DD7857" w:rsidRDefault="00DD7857">
      <w:pPr>
        <w:pStyle w:val="Standard"/>
      </w:pPr>
    </w:p>
    <w:p w:rsidR="00DD7857" w:rsidRDefault="008A7D50">
      <w:pPr>
        <w:pStyle w:val="Textbody"/>
      </w:pPr>
      <w:r>
        <w:t xml:space="preserve">Antes de iniciar o desenvolvimento, foi necessário configurar os softwares necessários. Primeiramente o </w:t>
      </w:r>
      <w:r>
        <w:rPr>
          <w:i/>
          <w:iCs/>
        </w:rPr>
        <w:t>Subversion</w:t>
      </w:r>
      <w:r>
        <w:t xml:space="preserve"> para que o controle de versões seja feito desde as primeiras classes codificadas do projeto, e manter um histórico regular de todas as revisões feitas de cada arquivo, sendo ele do tipo java, figura, arquivo jar, etc. Dando a possibilidade de voltarmos no tempo e ver como estava cada um deles. Apesar de o JDeveloper  tem um controle de versões interno, assim como outras ferramentas, como</w:t>
      </w:r>
      <w:r>
        <w:rPr>
          <w:i/>
          <w:iCs/>
        </w:rPr>
        <w:t xml:space="preserve"> Visual Studio, Borland Delphi</w:t>
      </w:r>
      <w:r>
        <w:t xml:space="preserve">, etc., o </w:t>
      </w:r>
      <w:r>
        <w:rPr>
          <w:i/>
          <w:iCs/>
        </w:rPr>
        <w:t>Subversion</w:t>
      </w:r>
      <w:r>
        <w:t xml:space="preserve"> foi usado para manter a segurança, deixando um software à parte para esse tipo de tarefa.</w:t>
      </w:r>
    </w:p>
    <w:p w:rsidR="00DD7857" w:rsidRDefault="008A7D50">
      <w:pPr>
        <w:pStyle w:val="Textbody"/>
      </w:pPr>
      <w:r>
        <w:t xml:space="preserve">A instalação do Oracle XE para ser o banco de dados, o SqlDeveloper para ser a interface de design e criação das tabelas e estruturas do banco de dados, o </w:t>
      </w:r>
      <w:r>
        <w:rPr>
          <w:i/>
          <w:iCs/>
        </w:rPr>
        <w:t>Kit</w:t>
      </w:r>
      <w:r>
        <w:t xml:space="preserve"> Java de Desenvolvimento de Software JSDK 1.5 não possuem grandes segredos em sua instalação e não serão explicados detalhadamente.</w:t>
      </w:r>
    </w:p>
    <w:p w:rsidR="00DD7857" w:rsidRDefault="00DD7857">
      <w:pPr>
        <w:pStyle w:val="Titulos"/>
        <w:rPr>
          <w:rFonts w:ascii="Arial" w:hAnsi="Arial" w:cs="Arial"/>
          <w:b w:val="0"/>
          <w:szCs w:val="24"/>
        </w:rPr>
      </w:pPr>
    </w:p>
    <w:p w:rsidR="00DD7857" w:rsidRDefault="008A7D50" w:rsidP="00DD7857">
      <w:pPr>
        <w:pStyle w:val="Heading2"/>
      </w:pPr>
      <w:bookmarkStart w:id="804" w:name="_Toc270320287"/>
      <w:r>
        <w:t>Banco de dados Oracle XE</w:t>
      </w:r>
      <w:bookmarkEnd w:id="804"/>
    </w:p>
    <w:p w:rsidR="00DD7857" w:rsidRDefault="00DD7857">
      <w:pPr>
        <w:pStyle w:val="Textbody"/>
      </w:pPr>
    </w:p>
    <w:p w:rsidR="00DD7857" w:rsidRDefault="008A7D50">
      <w:pPr>
        <w:pStyle w:val="Textbody"/>
      </w:pPr>
      <w:r>
        <w:t>Os sistemas de gerenciamento de bancos de dados Oracle são um dos mais confiáveis do mundo, mas não adianta nada ter tal confiabilidade se o banco de dados que a aplicação for acessar seja mal estruturado.</w:t>
      </w:r>
    </w:p>
    <w:p w:rsidR="00DD7857" w:rsidRDefault="008A7D50">
      <w:pPr>
        <w:pStyle w:val="Textbody"/>
      </w:pPr>
      <w:r>
        <w:t xml:space="preserve">A Oracle possui ferramentas pagas para o gerenciamento de seus bancos, mas para fazer concorrência com a ferramenta free </w:t>
      </w:r>
      <w:r>
        <w:rPr>
          <w:i/>
          <w:iCs/>
        </w:rPr>
        <w:t>Toad</w:t>
      </w:r>
      <w:r>
        <w:t xml:space="preserve"> da </w:t>
      </w:r>
      <w:r>
        <w:rPr>
          <w:i/>
          <w:iCs/>
        </w:rPr>
        <w:t>Quest Software</w:t>
      </w:r>
      <w:r>
        <w:t>, lançou o SqlDeveloper que auxilia muito nas tarefas de design do banco de dados, alteração de tabelas, modificação de registros, triggers, sequences, etc.</w:t>
      </w:r>
    </w:p>
    <w:p w:rsidR="00DD7857" w:rsidRDefault="008A7D50">
      <w:pPr>
        <w:pStyle w:val="Textbody"/>
      </w:pPr>
      <w:r>
        <w:t>Baseado no diagrama de classes, o banco de dados foi construído como SqlDeveloper. Na figura 1</w:t>
      </w:r>
      <w:del w:id="805" w:author="eduardo.pichler" w:date="2010-08-23T10:20:00Z">
        <w:r w:rsidDel="001603AD">
          <w:delText>3</w:delText>
        </w:r>
      </w:del>
      <w:ins w:id="806" w:author="eduardo.pichler" w:date="2010-08-23T10:20:00Z">
        <w:r w:rsidR="001603AD">
          <w:t>4</w:t>
        </w:r>
      </w:ins>
      <w:r>
        <w:t xml:space="preserve"> pode ser observado um </w:t>
      </w:r>
      <w:r>
        <w:rPr>
          <w:i/>
          <w:iCs/>
        </w:rPr>
        <w:t>screenshot</w:t>
      </w:r>
      <w:r>
        <w:t xml:space="preserve"> de uma tela do SqlDeveloper para a edição de uma chave primária de uma tabela:</w:t>
      </w:r>
    </w:p>
    <w:p w:rsidR="00DD7857" w:rsidDel="00E53B75" w:rsidRDefault="00DD7857">
      <w:pPr>
        <w:pStyle w:val="Textbody"/>
        <w:rPr>
          <w:del w:id="807" w:author="eduardo.pichler" w:date="2010-08-23T10:08:00Z"/>
        </w:rPr>
      </w:pPr>
      <w:del w:id="808" w:author="eduardo.pichler" w:date="2010-08-23T10:08:00Z">
        <w:r w:rsidRPr="00DD7857" w:rsidDel="00E53B75">
          <w:lastRenderedPageBreak/>
          <w:pict>
            <v:shape id="Quadro10" o:spid="_x0000_s1039" type="#_x0000_t202" style="position:absolute;left:0;text-align:left;margin-left:20.3pt;margin-top:4.4pt;width:438.5pt;height:384.05pt;z-index:251643392;visibility:visible" filled="f" stroked="f">
              <v:textbox style="mso-rotate-with-shape:t" inset="0,0,0,0">
                <w:txbxContent>
                  <w:p w:rsidR="008A7D50" w:rsidRDefault="008A7D50">
                    <w:pPr>
                      <w:pStyle w:val="Imagem"/>
                    </w:pPr>
                    <w:del w:id="809" w:author="eduardo.pichler" w:date="2010-08-23T10:08:00Z">
                      <w:r w:rsidDel="00E53B75">
                        <w:rPr>
                          <w:noProof/>
                        </w:rPr>
                        <w:drawing>
                          <wp:inline distT="0" distB="0" distL="0" distR="0">
                            <wp:extent cx="5568840" cy="4877279"/>
                            <wp:effectExtent l="0" t="0" r="0" b="0"/>
                            <wp:docPr id="13" name="figura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alphaModFix/>
                                      <a:lum/>
                                    </a:blip>
                                    <a:srcRect/>
                                    <a:stretch>
                                      <a:fillRect/>
                                    </a:stretch>
                                  </pic:blipFill>
                                  <pic:spPr>
                                    <a:xfrm>
                                      <a:off x="0" y="0"/>
                                      <a:ext cx="5568840" cy="4877279"/>
                                    </a:xfrm>
                                    <a:prstGeom prst="rect">
                                      <a:avLst/>
                                    </a:prstGeom>
                                    <a:noFill/>
                                    <a:ln>
                                      <a:noFill/>
                                      <a:prstDash/>
                                    </a:ln>
                                  </pic:spPr>
                                </pic:pic>
                              </a:graphicData>
                            </a:graphic>
                          </wp:inline>
                        </w:drawing>
                      </w:r>
                    </w:del>
                    <w:r>
                      <w:t xml:space="preserve">Figura 13: </w:t>
                    </w:r>
                    <w:del w:id="810" w:author="eduardo.pichler" w:date="2010-08-23T10:08:00Z">
                      <w:r w:rsidDel="00E53B75">
                        <w:delText>Criação de um campo chave primária no SqlDeveloper</w:delText>
                      </w:r>
                    </w:del>
                  </w:p>
                </w:txbxContent>
              </v:textbox>
              <w10:wrap type="topAndBottom"/>
            </v:shape>
          </w:pict>
        </w:r>
      </w:del>
    </w:p>
    <w:p w:rsidR="00E53B75" w:rsidRDefault="00E53B75" w:rsidP="00E53B75">
      <w:pPr>
        <w:pStyle w:val="Textbody"/>
        <w:keepNext/>
        <w:jc w:val="center"/>
        <w:rPr>
          <w:ins w:id="811" w:author="eduardo.pichler" w:date="2010-08-23T10:09:00Z"/>
        </w:rPr>
        <w:pPrChange w:id="812" w:author="eduardo.pichler" w:date="2010-08-23T10:09:00Z">
          <w:pPr>
            <w:pStyle w:val="Textbody"/>
            <w:jc w:val="center"/>
          </w:pPr>
        </w:pPrChange>
      </w:pPr>
      <w:ins w:id="813" w:author="eduardo.pichler" w:date="2010-08-23T10:08:00Z">
        <w:r>
          <w:rPr>
            <w:noProof/>
          </w:rPr>
          <w:drawing>
            <wp:inline distT="0" distB="0" distL="0" distR="0">
              <wp:extent cx="5568840" cy="4877279"/>
              <wp:effectExtent l="0" t="0" r="0" b="0"/>
              <wp:docPr id="56" name="figura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alphaModFix/>
                        <a:lum/>
                      </a:blip>
                      <a:srcRect/>
                      <a:stretch>
                        <a:fillRect/>
                      </a:stretch>
                    </pic:blipFill>
                    <pic:spPr>
                      <a:xfrm>
                        <a:off x="0" y="0"/>
                        <a:ext cx="5568840" cy="4877279"/>
                      </a:xfrm>
                      <a:prstGeom prst="rect">
                        <a:avLst/>
                      </a:prstGeom>
                      <a:noFill/>
                      <a:ln>
                        <a:noFill/>
                        <a:prstDash/>
                      </a:ln>
                    </pic:spPr>
                  </pic:pic>
                </a:graphicData>
              </a:graphic>
            </wp:inline>
          </w:drawing>
        </w:r>
      </w:ins>
    </w:p>
    <w:p w:rsidR="00E53B75" w:rsidRDefault="00E53B75" w:rsidP="00E53B75">
      <w:pPr>
        <w:pStyle w:val="Legenda"/>
        <w:jc w:val="center"/>
        <w:rPr>
          <w:ins w:id="814" w:author="eduardo.pichler" w:date="2010-08-23T10:09:00Z"/>
        </w:rPr>
        <w:pPrChange w:id="815" w:author="eduardo.pichler" w:date="2010-08-23T10:09:00Z">
          <w:pPr>
            <w:pStyle w:val="Legenda"/>
          </w:pPr>
        </w:pPrChange>
      </w:pPr>
      <w:ins w:id="816" w:author="eduardo.pichler" w:date="2010-08-23T10:09:00Z">
        <w:r>
          <w:t xml:space="preserve">Figura </w:t>
        </w:r>
        <w:r>
          <w:fldChar w:fldCharType="begin"/>
        </w:r>
        <w:r>
          <w:instrText xml:space="preserve"> SEQ Figura \* ARABIC </w:instrText>
        </w:r>
      </w:ins>
      <w:r>
        <w:fldChar w:fldCharType="separate"/>
      </w:r>
      <w:ins w:id="817" w:author="eduardo.pichler" w:date="2010-08-23T10:33:00Z">
        <w:r w:rsidR="00DF598C">
          <w:rPr>
            <w:noProof/>
          </w:rPr>
          <w:t>14</w:t>
        </w:r>
      </w:ins>
      <w:ins w:id="818" w:author="eduardo.pichler" w:date="2010-08-23T10:09:00Z">
        <w:r>
          <w:fldChar w:fldCharType="end"/>
        </w:r>
        <w:r>
          <w:t xml:space="preserve">: </w:t>
        </w:r>
        <w:r w:rsidRPr="003A59BF">
          <w:t>Criação de um campo chave primária no SqlDeveloper</w:t>
        </w:r>
      </w:ins>
    </w:p>
    <w:p w:rsidR="00660F65" w:rsidRDefault="00E53B75" w:rsidP="00660F65">
      <w:pPr>
        <w:pStyle w:val="Textbody"/>
        <w:keepNext/>
        <w:jc w:val="center"/>
        <w:rPr>
          <w:ins w:id="819" w:author="eduardo.pichler" w:date="2010-08-23T10:09:00Z"/>
        </w:rPr>
        <w:pPrChange w:id="820" w:author="eduardo.pichler" w:date="2010-08-23T10:09:00Z">
          <w:pPr>
            <w:pStyle w:val="Textbody"/>
            <w:jc w:val="center"/>
          </w:pPr>
        </w:pPrChange>
      </w:pPr>
      <w:ins w:id="821" w:author="eduardo.pichler" w:date="2010-08-23T10:08:00Z">
        <w:r>
          <w:rPr>
            <w:noProof/>
          </w:rPr>
          <w:drawing>
            <wp:inline distT="0" distB="0" distL="0" distR="0">
              <wp:extent cx="1706760" cy="3710160"/>
              <wp:effectExtent l="0" t="0" r="0" b="0"/>
              <wp:docPr id="55" name="figura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alphaModFix/>
                        <a:lum/>
                      </a:blip>
                      <a:srcRect/>
                      <a:stretch>
                        <a:fillRect/>
                      </a:stretch>
                    </pic:blipFill>
                    <pic:spPr>
                      <a:xfrm>
                        <a:off x="0" y="0"/>
                        <a:ext cx="1706760" cy="3710160"/>
                      </a:xfrm>
                      <a:prstGeom prst="rect">
                        <a:avLst/>
                      </a:prstGeom>
                      <a:noFill/>
                      <a:ln>
                        <a:noFill/>
                        <a:prstDash/>
                      </a:ln>
                    </pic:spPr>
                  </pic:pic>
                </a:graphicData>
              </a:graphic>
            </wp:inline>
          </w:drawing>
        </w:r>
      </w:ins>
    </w:p>
    <w:p w:rsidR="00660F65" w:rsidRDefault="00660F65" w:rsidP="00660F65">
      <w:pPr>
        <w:pStyle w:val="Legenda"/>
        <w:jc w:val="center"/>
        <w:rPr>
          <w:ins w:id="822" w:author="eduardo.pichler" w:date="2010-08-23T10:09:00Z"/>
        </w:rPr>
        <w:pPrChange w:id="823" w:author="eduardo.pichler" w:date="2010-08-23T10:09:00Z">
          <w:pPr>
            <w:pStyle w:val="Legenda"/>
          </w:pPr>
        </w:pPrChange>
      </w:pPr>
      <w:ins w:id="824" w:author="eduardo.pichler" w:date="2010-08-23T10:09:00Z">
        <w:r>
          <w:t xml:space="preserve">Figura </w:t>
        </w:r>
        <w:r>
          <w:fldChar w:fldCharType="begin"/>
        </w:r>
        <w:r>
          <w:instrText xml:space="preserve"> SEQ Figura \* ARABIC </w:instrText>
        </w:r>
      </w:ins>
      <w:r>
        <w:fldChar w:fldCharType="separate"/>
      </w:r>
      <w:ins w:id="825" w:author="eduardo.pichler" w:date="2010-08-23T10:33:00Z">
        <w:r w:rsidR="00DF598C">
          <w:rPr>
            <w:noProof/>
          </w:rPr>
          <w:t>15</w:t>
        </w:r>
      </w:ins>
      <w:ins w:id="826" w:author="eduardo.pichler" w:date="2010-08-23T10:09:00Z">
        <w:r>
          <w:fldChar w:fldCharType="end"/>
        </w:r>
        <w:r>
          <w:t xml:space="preserve">: </w:t>
        </w:r>
        <w:r w:rsidRPr="00132372">
          <w:t>Visualização geral das tabelas do sistema mostradas no SqlDeveloper</w:t>
        </w:r>
      </w:ins>
    </w:p>
    <w:p w:rsidR="00DD7857" w:rsidDel="00E53B75" w:rsidRDefault="008A7D50" w:rsidP="00660F65">
      <w:pPr>
        <w:pStyle w:val="Textbody"/>
        <w:rPr>
          <w:del w:id="827" w:author="eduardo.pichler" w:date="2010-08-23T10:08:00Z"/>
          <w:rFonts w:cs="Arial"/>
          <w:szCs w:val="24"/>
        </w:rPr>
        <w:pPrChange w:id="828" w:author="eduardo.pichler" w:date="2010-08-23T10:09:00Z">
          <w:pPr>
            <w:pStyle w:val="Textbody"/>
          </w:pPr>
        </w:pPrChange>
      </w:pPr>
      <w:r>
        <w:rPr>
          <w:rFonts w:cs="Arial"/>
          <w:szCs w:val="24"/>
        </w:rPr>
        <w:lastRenderedPageBreak/>
        <w:t>Na figura 1</w:t>
      </w:r>
      <w:del w:id="829" w:author="eduardo.pichler" w:date="2010-08-23T10:20:00Z">
        <w:r w:rsidDel="001603AD">
          <w:rPr>
            <w:rFonts w:cs="Arial"/>
            <w:szCs w:val="24"/>
          </w:rPr>
          <w:delText>4</w:delText>
        </w:r>
      </w:del>
      <w:ins w:id="830" w:author="eduardo.pichler" w:date="2010-08-23T10:20:00Z">
        <w:r w:rsidR="001603AD">
          <w:rPr>
            <w:rFonts w:cs="Arial"/>
            <w:szCs w:val="24"/>
          </w:rPr>
          <w:t>5</w:t>
        </w:r>
      </w:ins>
      <w:r>
        <w:rPr>
          <w:rFonts w:cs="Arial"/>
          <w:szCs w:val="24"/>
        </w:rPr>
        <w:t xml:space="preserve"> pode-se ser observado a árvore de tabelas que precisaram ser criadas:</w:t>
      </w:r>
    </w:p>
    <w:p w:rsidR="00DD7857" w:rsidDel="00660F65" w:rsidRDefault="00DD7857" w:rsidP="00660F65">
      <w:pPr>
        <w:pStyle w:val="Textbody"/>
        <w:rPr>
          <w:del w:id="831" w:author="eduardo.pichler" w:date="2010-08-23T10:09:00Z"/>
        </w:rPr>
        <w:pPrChange w:id="832" w:author="eduardo.pichler" w:date="2010-08-23T10:09:00Z">
          <w:pPr>
            <w:pStyle w:val="Textbody"/>
          </w:pPr>
        </w:pPrChange>
      </w:pPr>
      <w:del w:id="833" w:author="eduardo.pichler" w:date="2010-08-23T10:09:00Z">
        <w:r w:rsidRPr="00DD7857" w:rsidDel="00660F65">
          <w:pict>
            <v:shape id="Quadro11" o:spid="_x0000_s1040" type="#_x0000_t202" style="position:absolute;left:0;text-align:left;margin-left:0;margin-top:.05pt;width:303.8pt;height:325.5pt;z-index:251644416;visibility:visible;mso-position-horizontal:center;mso-position-vertical-relative:margin" filled="f" stroked="f">
              <v:textbox style="mso-next-textbox:#Quadro11;mso-rotate-with-shape:t" inset="0,0,0,0">
                <w:txbxContent>
                  <w:p w:rsidR="008A7D50" w:rsidRDefault="008A7D50">
                    <w:pPr>
                      <w:pStyle w:val="Imagem"/>
                    </w:pPr>
                    <w:del w:id="834" w:author="eduardo.pichler" w:date="2010-08-23T10:08:00Z">
                      <w:r w:rsidDel="00E53B75">
                        <w:rPr>
                          <w:noProof/>
                        </w:rPr>
                        <w:drawing>
                          <wp:inline distT="0" distB="0" distL="0" distR="0">
                            <wp:extent cx="1706760" cy="3710160"/>
                            <wp:effectExtent l="0" t="0" r="0" b="0"/>
                            <wp:docPr id="14" name="figura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alphaModFix/>
                                      <a:lum/>
                                    </a:blip>
                                    <a:srcRect/>
                                    <a:stretch>
                                      <a:fillRect/>
                                    </a:stretch>
                                  </pic:blipFill>
                                  <pic:spPr>
                                    <a:xfrm>
                                      <a:off x="0" y="0"/>
                                      <a:ext cx="1706760" cy="3710160"/>
                                    </a:xfrm>
                                    <a:prstGeom prst="rect">
                                      <a:avLst/>
                                    </a:prstGeom>
                                    <a:noFill/>
                                    <a:ln>
                                      <a:noFill/>
                                      <a:prstDash/>
                                    </a:ln>
                                  </pic:spPr>
                                </pic:pic>
                              </a:graphicData>
                            </a:graphic>
                          </wp:inline>
                        </w:drawing>
                      </w:r>
                    </w:del>
                    <w:r>
                      <w:t xml:space="preserve">Figura 14: </w:t>
                    </w:r>
                    <w:del w:id="835" w:author="eduardo.pichler" w:date="2010-08-23T10:09:00Z">
                      <w:r w:rsidDel="00660F65">
                        <w:delText>Visualização geral das tabelas do sistema mostradas no SqlDeveloper</w:delText>
                      </w:r>
                    </w:del>
                  </w:p>
                </w:txbxContent>
              </v:textbox>
              <w10:wrap type="topAndBottom" anchory="margin"/>
            </v:shape>
          </w:pict>
        </w:r>
      </w:del>
    </w:p>
    <w:p w:rsidR="00DD7857" w:rsidRDefault="00DD7857" w:rsidP="00660F65">
      <w:pPr>
        <w:pStyle w:val="Textbody"/>
        <w:rPr>
          <w:rFonts w:cs="Arial"/>
          <w:szCs w:val="24"/>
        </w:rPr>
        <w:pPrChange w:id="836" w:author="eduardo.pichler" w:date="2010-08-23T10:09:00Z">
          <w:pPr>
            <w:pStyle w:val="Standard"/>
            <w:ind w:firstLine="709"/>
          </w:pPr>
        </w:pPrChange>
      </w:pPr>
    </w:p>
    <w:p w:rsidR="00DD7857" w:rsidRDefault="008A7D50">
      <w:pPr>
        <w:pStyle w:val="Standard"/>
        <w:ind w:firstLine="709"/>
      </w:pPr>
      <w:r>
        <w:rPr>
          <w:rFonts w:ascii="Arial" w:hAnsi="Arial" w:cs="Arial"/>
          <w:szCs w:val="24"/>
        </w:rPr>
        <w:t xml:space="preserve">No banco de dados do sistema não foi feito nenhuma </w:t>
      </w:r>
      <w:r>
        <w:rPr>
          <w:rFonts w:ascii="Arial" w:hAnsi="Arial" w:cs="Arial"/>
          <w:i/>
          <w:iCs/>
          <w:szCs w:val="24"/>
        </w:rPr>
        <w:t>trigger</w:t>
      </w:r>
      <w:r>
        <w:rPr>
          <w:rFonts w:ascii="Arial" w:hAnsi="Arial" w:cs="Arial"/>
          <w:szCs w:val="24"/>
        </w:rPr>
        <w:t xml:space="preserve"> relevante, para manter ao máximo a portabilidade entre bancos. As únicas triggers usadas foram aquelas geradas automaticamente quando se cria um campo com auto-incremento, como mostra na figura 1</w:t>
      </w:r>
      <w:del w:id="837" w:author="eduardo.pichler" w:date="2010-08-23T10:21:00Z">
        <w:r w:rsidDel="001603AD">
          <w:rPr>
            <w:rFonts w:ascii="Arial" w:hAnsi="Arial" w:cs="Arial"/>
            <w:szCs w:val="24"/>
          </w:rPr>
          <w:delText>3</w:delText>
        </w:r>
      </w:del>
      <w:ins w:id="838" w:author="eduardo.pichler" w:date="2010-08-23T10:21:00Z">
        <w:r w:rsidR="001603AD">
          <w:rPr>
            <w:rFonts w:ascii="Arial" w:hAnsi="Arial" w:cs="Arial"/>
            <w:szCs w:val="24"/>
          </w:rPr>
          <w:t>4</w:t>
        </w:r>
      </w:ins>
      <w:r>
        <w:rPr>
          <w:rFonts w:ascii="Arial" w:hAnsi="Arial" w:cs="Arial"/>
          <w:szCs w:val="24"/>
        </w:rPr>
        <w:t xml:space="preserve">. Na tela do </w:t>
      </w:r>
      <w:r>
        <w:rPr>
          <w:rFonts w:ascii="Arial" w:hAnsi="Arial" w:cs="Arial"/>
          <w:i/>
          <w:iCs/>
          <w:szCs w:val="24"/>
        </w:rPr>
        <w:t>screenshot</w:t>
      </w:r>
      <w:r>
        <w:rPr>
          <w:rFonts w:ascii="Arial" w:hAnsi="Arial" w:cs="Arial"/>
          <w:szCs w:val="24"/>
        </w:rPr>
        <w:t xml:space="preserve">, a </w:t>
      </w:r>
      <w:r>
        <w:rPr>
          <w:rFonts w:ascii="Arial" w:hAnsi="Arial" w:cs="Arial"/>
          <w:i/>
          <w:iCs/>
          <w:szCs w:val="24"/>
        </w:rPr>
        <w:t>trigger</w:t>
      </w:r>
      <w:r>
        <w:rPr>
          <w:rFonts w:ascii="Arial" w:hAnsi="Arial" w:cs="Arial"/>
          <w:szCs w:val="24"/>
        </w:rPr>
        <w:t xml:space="preserve"> que esta sendo criada com o nome INS_CIDADE1 irá chamar o próximo valor da </w:t>
      </w:r>
      <w:r>
        <w:rPr>
          <w:rFonts w:ascii="Arial" w:hAnsi="Arial" w:cs="Arial"/>
          <w:i/>
          <w:iCs/>
          <w:szCs w:val="24"/>
        </w:rPr>
        <w:t>sequence</w:t>
      </w:r>
      <w:r>
        <w:rPr>
          <w:rFonts w:ascii="Arial" w:hAnsi="Arial" w:cs="Arial"/>
          <w:szCs w:val="24"/>
        </w:rPr>
        <w:t xml:space="preserve"> CIDADE_SEQ1,  caso o campo em questão tenha chegado nulo ao banco numa </w:t>
      </w:r>
      <w:r>
        <w:rPr>
          <w:rFonts w:ascii="Arial" w:hAnsi="Arial" w:cs="Arial"/>
          <w:i/>
          <w:iCs/>
          <w:szCs w:val="24"/>
        </w:rPr>
        <w:t>query</w:t>
      </w:r>
      <w:r>
        <w:rPr>
          <w:rFonts w:ascii="Arial" w:hAnsi="Arial" w:cs="Arial"/>
          <w:szCs w:val="24"/>
        </w:rPr>
        <w:t xml:space="preserve"> executada contra ele.</w:t>
      </w:r>
    </w:p>
    <w:p w:rsidR="00DD7857" w:rsidRDefault="008A7D50">
      <w:pPr>
        <w:pStyle w:val="Standard"/>
        <w:ind w:firstLine="709"/>
        <w:rPr>
          <w:rFonts w:ascii="Arial" w:hAnsi="Arial" w:cs="Arial"/>
          <w:szCs w:val="24"/>
        </w:rPr>
      </w:pPr>
      <w:r>
        <w:rPr>
          <w:rFonts w:ascii="Arial" w:hAnsi="Arial" w:cs="Arial"/>
          <w:szCs w:val="24"/>
        </w:rPr>
        <w:t>Como foi usado Hibernate, para portar de banco de dados seria muito fácil. O Hibernate possui vários dialetos abrangendo grande parte dos bancos de dados mais usados pela comunidade de desenvolvedores.</w:t>
      </w:r>
    </w:p>
    <w:p w:rsidR="00DD7857" w:rsidRDefault="008A7D50">
      <w:pPr>
        <w:pStyle w:val="Textbody"/>
      </w:pPr>
      <w:r>
        <w:t xml:space="preserve">Sendo que não há triggers de forma significativa, o único empecilho para troca de base de dados seria criar as triggers de auto-incremento no novo banco a ser portado. Dependendo do banco, nem </w:t>
      </w:r>
      <w:r>
        <w:rPr>
          <w:i/>
          <w:iCs/>
        </w:rPr>
        <w:t>trigger</w:t>
      </w:r>
      <w:r>
        <w:t xml:space="preserve"> precisaria ser criada. Num banco Postgres, por exemplo, bastaria alterar o campo </w:t>
      </w:r>
      <w:r>
        <w:rPr>
          <w:i/>
          <w:iCs/>
        </w:rPr>
        <w:t>id</w:t>
      </w:r>
      <w:r>
        <w:t xml:space="preserve"> de </w:t>
      </w:r>
      <w:r>
        <w:rPr>
          <w:i/>
          <w:iCs/>
        </w:rPr>
        <w:t>number</w:t>
      </w:r>
      <w:r>
        <w:t xml:space="preserve"> para serial, que é o tipo de dados numérico do Postgres que faz o auto-incremento automático. No arquivo XML do Hibernate que mapeia a classe com o tal identificador, foi codificado o atributo da seguinte maneira:</w:t>
      </w:r>
    </w:p>
    <w:p w:rsidR="00DD7857" w:rsidRDefault="00DD7857">
      <w:pPr>
        <w:pStyle w:val="javacode"/>
      </w:pPr>
    </w:p>
    <w:p w:rsidR="00DD7857" w:rsidRPr="005A5400" w:rsidRDefault="008A7D50">
      <w:pPr>
        <w:pStyle w:val="javacode"/>
        <w:rPr>
          <w:lang w:val="en-US"/>
          <w:rPrChange w:id="839" w:author="eduardo.pichler" w:date="2010-08-23T09:46:00Z">
            <w:rPr/>
          </w:rPrChange>
        </w:rPr>
      </w:pPr>
      <w:r>
        <w:tab/>
      </w:r>
      <w:r w:rsidRPr="005A5400">
        <w:rPr>
          <w:rFonts w:ascii="Courier New" w:hAnsi="Courier New"/>
          <w:color w:val="auto"/>
          <w:sz w:val="20"/>
          <w:lang w:val="en-US"/>
          <w:rPrChange w:id="840" w:author="eduardo.pichler" w:date="2010-08-23T09:46:00Z">
            <w:rPr>
              <w:rFonts w:ascii="Courier New" w:hAnsi="Courier New"/>
              <w:color w:val="auto"/>
              <w:sz w:val="20"/>
            </w:rPr>
          </w:rPrChange>
        </w:rPr>
        <w:t>&lt;id name="id" type="long"&gt;</w:t>
      </w:r>
    </w:p>
    <w:p w:rsidR="00DD7857" w:rsidRPr="005A5400" w:rsidRDefault="008A7D50">
      <w:pPr>
        <w:pStyle w:val="javacode"/>
        <w:rPr>
          <w:rFonts w:ascii="Courier New" w:hAnsi="Courier New"/>
          <w:color w:val="auto"/>
          <w:sz w:val="20"/>
          <w:lang w:val="en-US"/>
          <w:rPrChange w:id="841" w:author="eduardo.pichler" w:date="2010-08-23T09:46:00Z">
            <w:rPr>
              <w:rFonts w:ascii="Courier New" w:hAnsi="Courier New"/>
              <w:color w:val="auto"/>
              <w:sz w:val="20"/>
            </w:rPr>
          </w:rPrChange>
        </w:rPr>
      </w:pPr>
      <w:r w:rsidRPr="005A5400">
        <w:rPr>
          <w:rFonts w:ascii="Courier New" w:hAnsi="Courier New"/>
          <w:color w:val="auto"/>
          <w:sz w:val="20"/>
          <w:lang w:val="en-US"/>
          <w:rPrChange w:id="842" w:author="eduardo.pichler" w:date="2010-08-23T09:46:00Z">
            <w:rPr>
              <w:rFonts w:ascii="Courier New" w:hAnsi="Courier New"/>
              <w:color w:val="auto"/>
              <w:sz w:val="20"/>
            </w:rPr>
          </w:rPrChange>
        </w:rPr>
        <w:tab/>
        <w:t xml:space="preserve"> </w:t>
      </w:r>
      <w:r w:rsidRPr="005A5400">
        <w:rPr>
          <w:rFonts w:ascii="Courier New" w:hAnsi="Courier New"/>
          <w:color w:val="auto"/>
          <w:sz w:val="20"/>
          <w:lang w:val="en-US"/>
          <w:rPrChange w:id="843" w:author="eduardo.pichler" w:date="2010-08-23T09:46:00Z">
            <w:rPr>
              <w:rFonts w:ascii="Courier New" w:hAnsi="Courier New"/>
              <w:color w:val="auto"/>
              <w:sz w:val="20"/>
            </w:rPr>
          </w:rPrChange>
        </w:rPr>
        <w:tab/>
        <w:t>&lt;column name="ID" precision="10" scale="0" /&gt;</w:t>
      </w:r>
    </w:p>
    <w:p w:rsidR="00DD7857" w:rsidRDefault="008A7D50">
      <w:pPr>
        <w:pStyle w:val="javacode"/>
        <w:rPr>
          <w:rFonts w:ascii="Courier New" w:hAnsi="Courier New"/>
          <w:color w:val="auto"/>
          <w:sz w:val="20"/>
        </w:rPr>
      </w:pPr>
      <w:r w:rsidRPr="005A5400">
        <w:rPr>
          <w:rFonts w:ascii="Courier New" w:hAnsi="Courier New"/>
          <w:color w:val="auto"/>
          <w:sz w:val="20"/>
          <w:lang w:val="en-US"/>
          <w:rPrChange w:id="844" w:author="eduardo.pichler" w:date="2010-08-23T09:46:00Z">
            <w:rPr>
              <w:rFonts w:ascii="Courier New" w:hAnsi="Courier New"/>
              <w:color w:val="auto"/>
              <w:sz w:val="20"/>
            </w:rPr>
          </w:rPrChange>
        </w:rPr>
        <w:t xml:space="preserve">       </w:t>
      </w:r>
      <w:r w:rsidRPr="005A5400">
        <w:rPr>
          <w:rFonts w:ascii="Courier New" w:hAnsi="Courier New"/>
          <w:color w:val="auto"/>
          <w:sz w:val="20"/>
          <w:lang w:val="en-US"/>
          <w:rPrChange w:id="845" w:author="eduardo.pichler" w:date="2010-08-23T09:46:00Z">
            <w:rPr>
              <w:rFonts w:ascii="Courier New" w:hAnsi="Courier New"/>
              <w:color w:val="auto"/>
              <w:sz w:val="20"/>
            </w:rPr>
          </w:rPrChange>
        </w:rPr>
        <w:tab/>
      </w:r>
      <w:r w:rsidRPr="005A5400">
        <w:rPr>
          <w:rFonts w:ascii="Courier New" w:hAnsi="Courier New"/>
          <w:color w:val="auto"/>
          <w:sz w:val="20"/>
          <w:lang w:val="en-US"/>
          <w:rPrChange w:id="846" w:author="eduardo.pichler" w:date="2010-08-23T09:46:00Z">
            <w:rPr>
              <w:rFonts w:ascii="Courier New" w:hAnsi="Courier New"/>
              <w:color w:val="auto"/>
              <w:sz w:val="20"/>
            </w:rPr>
          </w:rPrChange>
        </w:rPr>
        <w:tab/>
      </w:r>
      <w:r>
        <w:rPr>
          <w:rFonts w:ascii="Courier New" w:hAnsi="Courier New"/>
          <w:color w:val="auto"/>
          <w:sz w:val="20"/>
        </w:rPr>
        <w:t>&lt;generator class="identity"/&gt;</w:t>
      </w:r>
    </w:p>
    <w:p w:rsidR="00DD7857" w:rsidRDefault="008A7D50">
      <w:pPr>
        <w:pStyle w:val="javacode"/>
        <w:rPr>
          <w:rFonts w:ascii="Courier New" w:hAnsi="Courier New"/>
          <w:color w:val="auto"/>
          <w:sz w:val="20"/>
        </w:rPr>
      </w:pPr>
      <w:r>
        <w:rPr>
          <w:rFonts w:ascii="Courier New" w:hAnsi="Courier New"/>
          <w:color w:val="auto"/>
          <w:sz w:val="20"/>
        </w:rPr>
        <w:tab/>
        <w:t xml:space="preserve"> &lt;/id&gt;  </w:t>
      </w:r>
    </w:p>
    <w:p w:rsidR="00DD7857" w:rsidRDefault="00DD7857">
      <w:pPr>
        <w:pStyle w:val="Textbody"/>
      </w:pPr>
    </w:p>
    <w:p w:rsidR="00DD7857" w:rsidRDefault="008A7D50">
      <w:pPr>
        <w:pStyle w:val="Textbody"/>
      </w:pPr>
      <w:r>
        <w:t xml:space="preserve">O atributo “class” está com o valor “identity”, dizendo ao Hibernate que  o banco cuidará do incremento do campo automaticamente, dentro da  </w:t>
      </w:r>
      <w:r>
        <w:rPr>
          <w:i/>
          <w:iCs/>
        </w:rPr>
        <w:t>tag</w:t>
      </w:r>
      <w:r>
        <w:t xml:space="preserve"> XML “generator”.</w:t>
      </w:r>
    </w:p>
    <w:p w:rsidR="00DD7857" w:rsidRDefault="00DD7857">
      <w:pPr>
        <w:pStyle w:val="Textbody"/>
      </w:pPr>
    </w:p>
    <w:p w:rsidR="00DD7857" w:rsidRDefault="008A7D50" w:rsidP="00DD7857">
      <w:pPr>
        <w:pStyle w:val="Heading2"/>
      </w:pPr>
      <w:bookmarkStart w:id="847" w:name="_Toc270320288"/>
      <w:r>
        <w:t>Hibernate, e mecanismo de persistência</w:t>
      </w:r>
      <w:bookmarkEnd w:id="847"/>
    </w:p>
    <w:p w:rsidR="00DD7857" w:rsidRDefault="00DD7857">
      <w:pPr>
        <w:pStyle w:val="javacode"/>
      </w:pPr>
    </w:p>
    <w:p w:rsidR="00660F65" w:rsidRDefault="008A7D50" w:rsidP="00660F65">
      <w:pPr>
        <w:pStyle w:val="Textbody"/>
        <w:ind w:firstLine="0"/>
        <w:jc w:val="center"/>
        <w:rPr>
          <w:ins w:id="848" w:author="eduardo.pichler" w:date="2010-08-23T10:10:00Z"/>
        </w:rPr>
        <w:pPrChange w:id="849" w:author="eduardo.pichler" w:date="2010-08-23T10:10:00Z">
          <w:pPr>
            <w:pStyle w:val="Textbody"/>
            <w:ind w:firstLine="0"/>
          </w:pPr>
        </w:pPrChange>
      </w:pPr>
      <w:r>
        <w:t xml:space="preserve">As classes Java de um projeto são organizadas através de pacotes. No projeto desenvolvido, o pacote que possui as classes POJO e também os XMLs  mapeamentos delas em relação as tabelas no banco de dados, ficam dentro do pacote que foi criado com a seguinte estrutura: </w:t>
      </w:r>
      <w:r>
        <w:rPr>
          <w:i/>
          <w:iCs/>
        </w:rPr>
        <w:t>com.dudhoo.nemesis.hibernate,</w:t>
      </w:r>
      <w:r>
        <w:t xml:space="preserve"> </w:t>
      </w:r>
    </w:p>
    <w:p w:rsidR="00660F65" w:rsidRDefault="00660F65">
      <w:pPr>
        <w:pStyle w:val="Textbody"/>
        <w:ind w:firstLine="0"/>
        <w:rPr>
          <w:ins w:id="850" w:author="eduardo.pichler" w:date="2010-08-23T10:10:00Z"/>
        </w:rPr>
      </w:pPr>
    </w:p>
    <w:p w:rsidR="00DD7857" w:rsidRDefault="00660F65">
      <w:pPr>
        <w:pStyle w:val="Textbody"/>
        <w:ind w:firstLine="0"/>
      </w:pPr>
      <w:ins w:id="851" w:author="eduardo.pichler" w:date="2010-08-23T10:10:00Z">
        <w:r>
          <w:lastRenderedPageBreak/>
          <w:tab/>
        </w:r>
      </w:ins>
      <w:r w:rsidR="008A7D50">
        <w:t>Seguindo o padrão de desenvolvimento do Java de nomenclatura única,  disponíveis no site da Sun nas páginas à respeito de convenções de código da plataforma Java.</w:t>
      </w:r>
    </w:p>
    <w:p w:rsidR="00DD7857" w:rsidRDefault="008A7D50">
      <w:pPr>
        <w:pStyle w:val="Textbody"/>
        <w:ind w:firstLine="0"/>
      </w:pPr>
      <w:r>
        <w:tab/>
        <w:t>Na figura 1</w:t>
      </w:r>
      <w:del w:id="852" w:author="eduardo.pichler" w:date="2010-08-23T10:21:00Z">
        <w:r w:rsidDel="001603AD">
          <w:delText>5</w:delText>
        </w:r>
      </w:del>
      <w:ins w:id="853" w:author="eduardo.pichler" w:date="2010-08-23T10:21:00Z">
        <w:r w:rsidR="001603AD">
          <w:t>6</w:t>
        </w:r>
      </w:ins>
      <w:r>
        <w:t xml:space="preserve"> têm-se a ilustração da classe “Cidade” com sua respectiva tabela no banco de dados:</w:t>
      </w:r>
    </w:p>
    <w:p w:rsidR="001603AD" w:rsidRDefault="001603AD" w:rsidP="001603AD">
      <w:pPr>
        <w:pStyle w:val="Textbody"/>
        <w:keepNext/>
        <w:ind w:firstLine="0"/>
        <w:jc w:val="center"/>
        <w:rPr>
          <w:ins w:id="854" w:author="eduardo.pichler" w:date="2010-08-23T10:21:00Z"/>
        </w:rPr>
      </w:pPr>
      <w:ins w:id="855" w:author="eduardo.pichler" w:date="2010-08-23T10:21:00Z">
        <w:r>
          <w:rPr>
            <w:noProof/>
          </w:rPr>
          <w:drawing>
            <wp:inline distT="0" distB="0" distL="0" distR="0">
              <wp:extent cx="4937760" cy="3177720"/>
              <wp:effectExtent l="0" t="0" r="0" b="0"/>
              <wp:docPr id="70" name="figura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alphaModFix/>
                        <a:lum/>
                      </a:blip>
                      <a:srcRect/>
                      <a:stretch>
                        <a:fillRect/>
                      </a:stretch>
                    </pic:blipFill>
                    <pic:spPr>
                      <a:xfrm>
                        <a:off x="0" y="0"/>
                        <a:ext cx="4937760" cy="3177720"/>
                      </a:xfrm>
                      <a:prstGeom prst="rect">
                        <a:avLst/>
                      </a:prstGeom>
                      <a:noFill/>
                      <a:ln>
                        <a:noFill/>
                        <a:prstDash/>
                      </a:ln>
                    </pic:spPr>
                  </pic:pic>
                </a:graphicData>
              </a:graphic>
            </wp:inline>
          </w:drawing>
        </w:r>
      </w:ins>
    </w:p>
    <w:p w:rsidR="001603AD" w:rsidRDefault="001603AD" w:rsidP="001603AD">
      <w:pPr>
        <w:pStyle w:val="Legenda"/>
        <w:jc w:val="center"/>
        <w:rPr>
          <w:ins w:id="856" w:author="eduardo.pichler" w:date="2010-08-23T10:21:00Z"/>
        </w:rPr>
      </w:pPr>
      <w:ins w:id="857" w:author="eduardo.pichler" w:date="2010-08-23T10:21:00Z">
        <w:r>
          <w:t xml:space="preserve">Figura </w:t>
        </w:r>
        <w:r>
          <w:fldChar w:fldCharType="begin"/>
        </w:r>
        <w:r>
          <w:instrText xml:space="preserve"> SEQ Figura \* ARABIC </w:instrText>
        </w:r>
        <w:r>
          <w:fldChar w:fldCharType="separate"/>
        </w:r>
      </w:ins>
      <w:ins w:id="858" w:author="eduardo.pichler" w:date="2010-08-23T10:33:00Z">
        <w:r w:rsidR="00DF598C">
          <w:rPr>
            <w:noProof/>
          </w:rPr>
          <w:t>16</w:t>
        </w:r>
      </w:ins>
      <w:ins w:id="859" w:author="eduardo.pichler" w:date="2010-08-23T10:21:00Z">
        <w:r>
          <w:fldChar w:fldCharType="end"/>
        </w:r>
        <w:r>
          <w:t xml:space="preserve">: </w:t>
        </w:r>
        <w:r w:rsidRPr="00585AEF">
          <w:t>À esquerda a tabela Cidade e sua respectiva classe POJO à direita.</w:t>
        </w:r>
      </w:ins>
    </w:p>
    <w:p w:rsidR="00DD7857" w:rsidDel="001603AD" w:rsidRDefault="00DD7857">
      <w:pPr>
        <w:pStyle w:val="Textbody"/>
        <w:ind w:firstLine="0"/>
        <w:rPr>
          <w:del w:id="860" w:author="eduardo.pichler" w:date="2010-08-23T10:21:00Z"/>
        </w:rPr>
      </w:pPr>
      <w:del w:id="861" w:author="eduardo.pichler" w:date="2010-08-23T10:10:00Z">
        <w:r w:rsidRPr="00DD7857" w:rsidDel="00660F65">
          <w:pict>
            <v:shape id="Quadro12" o:spid="_x0000_s1041" type="#_x0000_t202" style="position:absolute;left:0;text-align:left;margin-left:0;margin-top:.05pt;width:352.65pt;height:221.25pt;z-index:251645440;visibility:visible;mso-position-horizontal:center;mso-position-vertical-relative:margin" filled="f" stroked="f">
              <v:textbox style="mso-rotate-with-shape:t" inset="0,0,0,0">
                <w:txbxContent>
                  <w:p w:rsidR="008A7D50" w:rsidRDefault="008A7D50">
                    <w:pPr>
                      <w:pStyle w:val="Imagem"/>
                    </w:pPr>
                    <w:del w:id="862" w:author="eduardo.pichler" w:date="2010-08-23T10:10:00Z">
                      <w:r w:rsidDel="00660F65">
                        <w:rPr>
                          <w:noProof/>
                        </w:rPr>
                        <w:drawing>
                          <wp:inline distT="0" distB="0" distL="0" distR="0">
                            <wp:extent cx="4937760" cy="3177720"/>
                            <wp:effectExtent l="0" t="0" r="0" b="0"/>
                            <wp:docPr id="15" name="figura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alphaModFix/>
                                      <a:lum/>
                                    </a:blip>
                                    <a:srcRect/>
                                    <a:stretch>
                                      <a:fillRect/>
                                    </a:stretch>
                                  </pic:blipFill>
                                  <pic:spPr>
                                    <a:xfrm>
                                      <a:off x="0" y="0"/>
                                      <a:ext cx="4937760" cy="3177720"/>
                                    </a:xfrm>
                                    <a:prstGeom prst="rect">
                                      <a:avLst/>
                                    </a:prstGeom>
                                    <a:noFill/>
                                    <a:ln>
                                      <a:noFill/>
                                      <a:prstDash/>
                                    </a:ln>
                                  </pic:spPr>
                                </pic:pic>
                              </a:graphicData>
                            </a:graphic>
                          </wp:inline>
                        </w:drawing>
                      </w:r>
                    </w:del>
                    <w:r>
                      <w:t xml:space="preserve">Figura 15: </w:t>
                    </w:r>
                    <w:del w:id="863" w:author="eduardo.pichler" w:date="2010-08-23T10:10:00Z">
                      <w:r w:rsidDel="00660F65">
                        <w:delText>À esquerda a tabela Cidade e sua respectiva classe POJO à direita.</w:delText>
                      </w:r>
                    </w:del>
                  </w:p>
                </w:txbxContent>
              </v:textbox>
              <w10:wrap type="topAndBottom" anchory="margin"/>
            </v:shape>
          </w:pict>
        </w:r>
      </w:del>
    </w:p>
    <w:p w:rsidR="00DD7857" w:rsidRDefault="00DD7857" w:rsidP="001603AD">
      <w:pPr>
        <w:pStyle w:val="Textbody"/>
        <w:ind w:firstLine="0"/>
        <w:pPrChange w:id="864" w:author="eduardo.pichler" w:date="2010-08-23T10:21:00Z">
          <w:pPr>
            <w:pStyle w:val="javacode"/>
          </w:pPr>
        </w:pPrChange>
      </w:pPr>
    </w:p>
    <w:p w:rsidR="00DD7857" w:rsidRDefault="008A7D50">
      <w:pPr>
        <w:pStyle w:val="Textbody"/>
      </w:pPr>
      <w:r>
        <w:t>O Mapeamento dessa situação ficou feito da seguinte maneira:</w:t>
      </w:r>
    </w:p>
    <w:p w:rsidR="00DD7857" w:rsidRDefault="00DD7857">
      <w:pPr>
        <w:pStyle w:val="Textbody"/>
      </w:pPr>
    </w:p>
    <w:p w:rsidR="00DD7857" w:rsidRDefault="008A7D50">
      <w:pPr>
        <w:pStyle w:val="PreformattedText"/>
        <w:jc w:val="left"/>
        <w:rPr>
          <w:lang w:val="en-US"/>
        </w:rPr>
      </w:pPr>
      <w:bookmarkStart w:id="865" w:name="1"/>
      <w:r w:rsidRPr="005A5400">
        <w:rPr>
          <w:rPrChange w:id="866" w:author="eduardo.pichler" w:date="2010-08-23T09:47:00Z">
            <w:rPr>
              <w:lang w:val="en-US"/>
            </w:rPr>
          </w:rPrChange>
        </w:rPr>
        <w:t xml:space="preserve"> </w:t>
      </w:r>
      <w:bookmarkEnd w:id="865"/>
      <w:r>
        <w:rPr>
          <w:lang w:val="en-US"/>
        </w:rPr>
        <w:t>1  &lt;?XML version="1.0"?&gt;</w:t>
      </w:r>
    </w:p>
    <w:p w:rsidR="00DD7857" w:rsidRPr="005A5400" w:rsidRDefault="008A7D50">
      <w:pPr>
        <w:pStyle w:val="PreformattedText"/>
        <w:jc w:val="left"/>
        <w:rPr>
          <w:lang w:val="en-US"/>
          <w:rPrChange w:id="867" w:author="eduardo.pichler" w:date="2010-08-23T09:47:00Z">
            <w:rPr/>
          </w:rPrChange>
        </w:rPr>
      </w:pPr>
      <w:bookmarkStart w:id="868" w:name="2"/>
      <w:r w:rsidRPr="005A5400">
        <w:rPr>
          <w:lang w:val="en-US"/>
          <w:rPrChange w:id="869" w:author="eduardo.pichler" w:date="2010-08-23T09:47:00Z">
            <w:rPr/>
          </w:rPrChange>
        </w:rPr>
        <w:t xml:space="preserve"> </w:t>
      </w:r>
      <w:bookmarkEnd w:id="868"/>
      <w:r w:rsidRPr="005A5400">
        <w:rPr>
          <w:lang w:val="en-US"/>
          <w:rPrChange w:id="870" w:author="eduardo.pichler" w:date="2010-08-23T09:47:00Z">
            <w:rPr/>
          </w:rPrChange>
        </w:rPr>
        <w:t xml:space="preserve">2  &lt;!DOCTYPE Hibernate-mapping PUBLIC "-//Hibernate/Hibernate Mapping DTD       </w:t>
      </w:r>
      <w:r w:rsidRPr="005A5400">
        <w:rPr>
          <w:lang w:val="en-US"/>
          <w:rPrChange w:id="871" w:author="eduardo.pichler" w:date="2010-08-23T09:47:00Z">
            <w:rPr/>
          </w:rPrChange>
        </w:rPr>
        <w:tab/>
        <w:t>3.0//EN"</w:t>
      </w:r>
    </w:p>
    <w:p w:rsidR="00DD7857" w:rsidRPr="005A5400" w:rsidRDefault="008A7D50">
      <w:pPr>
        <w:pStyle w:val="PreformattedText"/>
        <w:jc w:val="left"/>
        <w:rPr>
          <w:lang w:val="en-US"/>
          <w:rPrChange w:id="872" w:author="eduardo.pichler" w:date="2010-08-23T09:47:00Z">
            <w:rPr/>
          </w:rPrChange>
        </w:rPr>
      </w:pPr>
      <w:r w:rsidRPr="005A5400">
        <w:rPr>
          <w:lang w:val="en-US"/>
          <w:rPrChange w:id="873" w:author="eduardo.pichler" w:date="2010-08-23T09:47:00Z">
            <w:rPr/>
          </w:rPrChange>
        </w:rPr>
        <w:t xml:space="preserve"> 3  "http://hibernate.sourceforge.net/Hibernate-mapping-3.0.dtd"&gt;</w:t>
      </w:r>
    </w:p>
    <w:p w:rsidR="00DD7857" w:rsidRPr="005A5400" w:rsidRDefault="008A7D50">
      <w:pPr>
        <w:pStyle w:val="PreformattedText"/>
        <w:jc w:val="left"/>
        <w:rPr>
          <w:lang w:val="en-US"/>
          <w:rPrChange w:id="874" w:author="eduardo.pichler" w:date="2010-08-23T09:47:00Z">
            <w:rPr/>
          </w:rPrChange>
        </w:rPr>
      </w:pPr>
      <w:r w:rsidRPr="005A5400">
        <w:rPr>
          <w:lang w:val="en-US"/>
          <w:rPrChange w:id="875" w:author="eduardo.pichler" w:date="2010-08-23T09:47:00Z">
            <w:rPr/>
          </w:rPrChange>
        </w:rPr>
        <w:t xml:space="preserve"> 4</w:t>
      </w:r>
    </w:p>
    <w:p w:rsidR="00DD7857" w:rsidRPr="005A5400" w:rsidRDefault="008A7D50">
      <w:pPr>
        <w:pStyle w:val="PreformattedText"/>
        <w:jc w:val="left"/>
        <w:rPr>
          <w:lang w:val="en-US"/>
          <w:rPrChange w:id="876" w:author="eduardo.pichler" w:date="2010-08-23T09:47:00Z">
            <w:rPr/>
          </w:rPrChange>
        </w:rPr>
      </w:pPr>
      <w:bookmarkStart w:id="877" w:name="5"/>
      <w:r w:rsidRPr="005A5400">
        <w:rPr>
          <w:lang w:val="en-US"/>
          <w:rPrChange w:id="878" w:author="eduardo.pichler" w:date="2010-08-23T09:47:00Z">
            <w:rPr/>
          </w:rPrChange>
        </w:rPr>
        <w:t xml:space="preserve"> </w:t>
      </w:r>
      <w:bookmarkEnd w:id="877"/>
      <w:r w:rsidRPr="005A5400">
        <w:rPr>
          <w:lang w:val="en-US"/>
          <w:rPrChange w:id="879" w:author="eduardo.pichler" w:date="2010-08-23T09:47:00Z">
            <w:rPr/>
          </w:rPrChange>
        </w:rPr>
        <w:t>5  &lt;Hibernate-mapping&gt;</w:t>
      </w:r>
    </w:p>
    <w:p w:rsidR="00DD7857" w:rsidRPr="005A5400" w:rsidRDefault="008A7D50">
      <w:pPr>
        <w:pStyle w:val="PreformattedText"/>
        <w:jc w:val="left"/>
        <w:rPr>
          <w:lang w:val="en-US"/>
          <w:rPrChange w:id="880" w:author="eduardo.pichler" w:date="2010-08-23T09:47:00Z">
            <w:rPr/>
          </w:rPrChange>
        </w:rPr>
      </w:pPr>
      <w:bookmarkStart w:id="881" w:name="6"/>
      <w:r w:rsidRPr="005A5400">
        <w:rPr>
          <w:lang w:val="en-US"/>
          <w:rPrChange w:id="882" w:author="eduardo.pichler" w:date="2010-08-23T09:47:00Z">
            <w:rPr/>
          </w:rPrChange>
        </w:rPr>
        <w:t xml:space="preserve"> </w:t>
      </w:r>
      <w:bookmarkEnd w:id="881"/>
      <w:r w:rsidRPr="005A5400">
        <w:rPr>
          <w:lang w:val="en-US"/>
          <w:rPrChange w:id="883" w:author="eduardo.pichler" w:date="2010-08-23T09:47:00Z">
            <w:rPr/>
          </w:rPrChange>
        </w:rPr>
        <w:t>6      &lt;class name="com.dudhoo.nemesis.hibernate.Cidade" table="CIDADE"</w:t>
      </w:r>
    </w:p>
    <w:p w:rsidR="00DD7857" w:rsidRPr="005A5400" w:rsidRDefault="008A7D50">
      <w:pPr>
        <w:pStyle w:val="PreformattedText"/>
        <w:jc w:val="left"/>
        <w:rPr>
          <w:lang w:val="en-US"/>
          <w:rPrChange w:id="884" w:author="eduardo.pichler" w:date="2010-08-23T09:47:00Z">
            <w:rPr/>
          </w:rPrChange>
        </w:rPr>
      </w:pPr>
      <w:bookmarkStart w:id="885" w:name="7"/>
      <w:r w:rsidRPr="005A5400">
        <w:rPr>
          <w:lang w:val="en-US"/>
          <w:rPrChange w:id="886" w:author="eduardo.pichler" w:date="2010-08-23T09:47:00Z">
            <w:rPr/>
          </w:rPrChange>
        </w:rPr>
        <w:t xml:space="preserve"> </w:t>
      </w:r>
      <w:bookmarkEnd w:id="885"/>
      <w:r w:rsidRPr="005A5400">
        <w:rPr>
          <w:lang w:val="en-US"/>
          <w:rPrChange w:id="887" w:author="eduardo.pichler" w:date="2010-08-23T09:47:00Z">
            <w:rPr/>
          </w:rPrChange>
        </w:rPr>
        <w:t>7             schema="NEMESIS"&gt;</w:t>
      </w:r>
    </w:p>
    <w:p w:rsidR="00DD7857" w:rsidRPr="005A5400" w:rsidRDefault="008A7D50">
      <w:pPr>
        <w:pStyle w:val="PreformattedText"/>
        <w:jc w:val="left"/>
        <w:rPr>
          <w:lang w:val="en-US"/>
          <w:rPrChange w:id="888" w:author="eduardo.pichler" w:date="2010-08-23T09:47:00Z">
            <w:rPr/>
          </w:rPrChange>
        </w:rPr>
      </w:pPr>
      <w:bookmarkStart w:id="889" w:name="8"/>
      <w:r w:rsidRPr="005A5400">
        <w:rPr>
          <w:lang w:val="en-US"/>
          <w:rPrChange w:id="890" w:author="eduardo.pichler" w:date="2010-08-23T09:47:00Z">
            <w:rPr/>
          </w:rPrChange>
        </w:rPr>
        <w:t xml:space="preserve"> </w:t>
      </w:r>
      <w:bookmarkEnd w:id="889"/>
      <w:r w:rsidRPr="005A5400">
        <w:rPr>
          <w:lang w:val="en-US"/>
          <w:rPrChange w:id="891" w:author="eduardo.pichler" w:date="2010-08-23T09:47:00Z">
            <w:rPr/>
          </w:rPrChange>
        </w:rPr>
        <w:t>8          &lt;id name="id" type="long"&gt;</w:t>
      </w:r>
    </w:p>
    <w:p w:rsidR="00DD7857" w:rsidRPr="005A5400" w:rsidRDefault="008A7D50">
      <w:pPr>
        <w:pStyle w:val="PreformattedText"/>
        <w:jc w:val="left"/>
        <w:rPr>
          <w:lang w:val="en-US"/>
          <w:rPrChange w:id="892" w:author="eduardo.pichler" w:date="2010-08-23T09:47:00Z">
            <w:rPr/>
          </w:rPrChange>
        </w:rPr>
      </w:pPr>
      <w:bookmarkStart w:id="893" w:name="9"/>
      <w:r w:rsidRPr="005A5400">
        <w:rPr>
          <w:lang w:val="en-US"/>
          <w:rPrChange w:id="894" w:author="eduardo.pichler" w:date="2010-08-23T09:47:00Z">
            <w:rPr/>
          </w:rPrChange>
        </w:rPr>
        <w:t xml:space="preserve"> </w:t>
      </w:r>
      <w:bookmarkEnd w:id="893"/>
      <w:r w:rsidRPr="005A5400">
        <w:rPr>
          <w:lang w:val="en-US"/>
          <w:rPrChange w:id="895" w:author="eduardo.pichler" w:date="2010-08-23T09:47:00Z">
            <w:rPr/>
          </w:rPrChange>
        </w:rPr>
        <w:t>9              &lt;column name="ID" precision="10" scale="0"/&gt;</w:t>
      </w:r>
    </w:p>
    <w:p w:rsidR="00DD7857" w:rsidRPr="005A5400" w:rsidRDefault="008A7D50">
      <w:pPr>
        <w:pStyle w:val="PreformattedText"/>
        <w:jc w:val="left"/>
        <w:rPr>
          <w:lang w:val="en-US"/>
          <w:rPrChange w:id="896" w:author="eduardo.pichler" w:date="2010-08-23T09:47:00Z">
            <w:rPr/>
          </w:rPrChange>
        </w:rPr>
      </w:pPr>
      <w:bookmarkStart w:id="897" w:name="10"/>
      <w:r w:rsidRPr="005A5400">
        <w:rPr>
          <w:lang w:val="en-US"/>
          <w:rPrChange w:id="898" w:author="eduardo.pichler" w:date="2010-08-23T09:47:00Z">
            <w:rPr/>
          </w:rPrChange>
        </w:rPr>
        <w:t xml:space="preserve">10 </w:t>
      </w:r>
      <w:bookmarkEnd w:id="897"/>
      <w:r w:rsidRPr="005A5400">
        <w:rPr>
          <w:lang w:val="en-US"/>
          <w:rPrChange w:id="899" w:author="eduardo.pichler" w:date="2010-08-23T09:47:00Z">
            <w:rPr/>
          </w:rPrChange>
        </w:rPr>
        <w:t xml:space="preserve">             &lt;generator class="identity"/&gt;</w:t>
      </w:r>
    </w:p>
    <w:p w:rsidR="00DD7857" w:rsidRPr="005A5400" w:rsidRDefault="008A7D50">
      <w:pPr>
        <w:pStyle w:val="PreformattedText"/>
        <w:jc w:val="left"/>
        <w:rPr>
          <w:lang w:val="en-US"/>
          <w:rPrChange w:id="900" w:author="eduardo.pichler" w:date="2010-08-23T09:47:00Z">
            <w:rPr/>
          </w:rPrChange>
        </w:rPr>
      </w:pPr>
      <w:bookmarkStart w:id="901" w:name="11"/>
      <w:r w:rsidRPr="005A5400">
        <w:rPr>
          <w:lang w:val="en-US"/>
          <w:rPrChange w:id="902" w:author="eduardo.pichler" w:date="2010-08-23T09:47:00Z">
            <w:rPr/>
          </w:rPrChange>
        </w:rPr>
        <w:t xml:space="preserve">11 </w:t>
      </w:r>
      <w:bookmarkEnd w:id="901"/>
      <w:r w:rsidRPr="005A5400">
        <w:rPr>
          <w:lang w:val="en-US"/>
          <w:rPrChange w:id="903" w:author="eduardo.pichler" w:date="2010-08-23T09:47:00Z">
            <w:rPr/>
          </w:rPrChange>
        </w:rPr>
        <w:t xml:space="preserve">         &lt;/id&gt;</w:t>
      </w:r>
    </w:p>
    <w:p w:rsidR="00DD7857" w:rsidRPr="005A5400" w:rsidRDefault="008A7D50">
      <w:pPr>
        <w:pStyle w:val="PreformattedText"/>
        <w:jc w:val="left"/>
        <w:rPr>
          <w:lang w:val="en-US"/>
          <w:rPrChange w:id="904" w:author="eduardo.pichler" w:date="2010-08-23T09:47:00Z">
            <w:rPr/>
          </w:rPrChange>
        </w:rPr>
      </w:pPr>
      <w:bookmarkStart w:id="905" w:name="12"/>
      <w:r w:rsidRPr="005A5400">
        <w:rPr>
          <w:lang w:val="en-US"/>
          <w:rPrChange w:id="906" w:author="eduardo.pichler" w:date="2010-08-23T09:47:00Z">
            <w:rPr/>
          </w:rPrChange>
        </w:rPr>
        <w:t xml:space="preserve">12 </w:t>
      </w:r>
      <w:bookmarkEnd w:id="905"/>
      <w:r w:rsidRPr="005A5400">
        <w:rPr>
          <w:lang w:val="en-US"/>
          <w:rPrChange w:id="907" w:author="eduardo.pichler" w:date="2010-08-23T09:47:00Z">
            <w:rPr/>
          </w:rPrChange>
        </w:rPr>
        <w:t xml:space="preserve">  &lt;many-to-one name="estado" lass="com.dudhoo.nemesis.hibernate.Estado"</w:t>
      </w:r>
    </w:p>
    <w:p w:rsidR="00DD7857" w:rsidRPr="005A5400" w:rsidRDefault="008A7D50">
      <w:pPr>
        <w:pStyle w:val="PreformattedText"/>
        <w:jc w:val="left"/>
        <w:rPr>
          <w:lang w:val="en-US"/>
          <w:rPrChange w:id="908" w:author="eduardo.pichler" w:date="2010-08-23T09:47:00Z">
            <w:rPr/>
          </w:rPrChange>
        </w:rPr>
      </w:pPr>
      <w:bookmarkStart w:id="909" w:name="13"/>
      <w:r w:rsidRPr="005A5400">
        <w:rPr>
          <w:lang w:val="en-US"/>
          <w:rPrChange w:id="910" w:author="eduardo.pichler" w:date="2010-08-23T09:47:00Z">
            <w:rPr/>
          </w:rPrChange>
        </w:rPr>
        <w:t xml:space="preserve">13 </w:t>
      </w:r>
      <w:bookmarkEnd w:id="909"/>
      <w:r w:rsidRPr="005A5400">
        <w:rPr>
          <w:lang w:val="en-US"/>
          <w:rPrChange w:id="911" w:author="eduardo.pichler" w:date="2010-08-23T09:47:00Z">
            <w:rPr/>
          </w:rPrChange>
        </w:rPr>
        <w:t xml:space="preserve">                      lazy="false" fetch="select"&gt;</w:t>
      </w:r>
    </w:p>
    <w:p w:rsidR="00DD7857" w:rsidRPr="005A5400" w:rsidRDefault="008A7D50">
      <w:pPr>
        <w:pStyle w:val="PreformattedText"/>
        <w:jc w:val="left"/>
        <w:rPr>
          <w:lang w:val="en-US"/>
          <w:rPrChange w:id="912" w:author="eduardo.pichler" w:date="2010-08-23T09:47:00Z">
            <w:rPr/>
          </w:rPrChange>
        </w:rPr>
      </w:pPr>
      <w:bookmarkStart w:id="913" w:name="14"/>
      <w:r w:rsidRPr="005A5400">
        <w:rPr>
          <w:lang w:val="en-US"/>
          <w:rPrChange w:id="914" w:author="eduardo.pichler" w:date="2010-08-23T09:47:00Z">
            <w:rPr/>
          </w:rPrChange>
        </w:rPr>
        <w:t xml:space="preserve">14 </w:t>
      </w:r>
      <w:bookmarkEnd w:id="913"/>
      <w:r w:rsidRPr="005A5400">
        <w:rPr>
          <w:lang w:val="en-US"/>
          <w:rPrChange w:id="915" w:author="eduardo.pichler" w:date="2010-08-23T09:47:00Z">
            <w:rPr/>
          </w:rPrChange>
        </w:rPr>
        <w:t xml:space="preserve">     &lt;column name="ESTADO_ID" precision="10" scale="0" not-null="true"/&gt;</w:t>
      </w:r>
    </w:p>
    <w:p w:rsidR="00DD7857" w:rsidRPr="005A5400" w:rsidRDefault="008A7D50">
      <w:pPr>
        <w:pStyle w:val="PreformattedText"/>
        <w:jc w:val="left"/>
        <w:rPr>
          <w:lang w:val="en-US"/>
          <w:rPrChange w:id="916" w:author="eduardo.pichler" w:date="2010-08-23T09:47:00Z">
            <w:rPr/>
          </w:rPrChange>
        </w:rPr>
      </w:pPr>
      <w:bookmarkStart w:id="917" w:name="15"/>
      <w:r w:rsidRPr="005A5400">
        <w:rPr>
          <w:lang w:val="en-US"/>
          <w:rPrChange w:id="918" w:author="eduardo.pichler" w:date="2010-08-23T09:47:00Z">
            <w:rPr/>
          </w:rPrChange>
        </w:rPr>
        <w:t xml:space="preserve">15 </w:t>
      </w:r>
      <w:bookmarkEnd w:id="917"/>
      <w:r w:rsidRPr="005A5400">
        <w:rPr>
          <w:lang w:val="en-US"/>
          <w:rPrChange w:id="919" w:author="eduardo.pichler" w:date="2010-08-23T09:47:00Z">
            <w:rPr/>
          </w:rPrChange>
        </w:rPr>
        <w:t xml:space="preserve">  &lt;/many-to-one&gt;</w:t>
      </w:r>
    </w:p>
    <w:p w:rsidR="00DD7857" w:rsidRPr="005A5400" w:rsidRDefault="008A7D50">
      <w:pPr>
        <w:pStyle w:val="PreformattedText"/>
        <w:jc w:val="left"/>
        <w:rPr>
          <w:lang w:val="en-US"/>
          <w:rPrChange w:id="920" w:author="eduardo.pichler" w:date="2010-08-23T09:47:00Z">
            <w:rPr/>
          </w:rPrChange>
        </w:rPr>
      </w:pPr>
      <w:bookmarkStart w:id="921" w:name="16"/>
      <w:r w:rsidRPr="005A5400">
        <w:rPr>
          <w:lang w:val="en-US"/>
          <w:rPrChange w:id="922" w:author="eduardo.pichler" w:date="2010-08-23T09:47:00Z">
            <w:rPr/>
          </w:rPrChange>
        </w:rPr>
        <w:lastRenderedPageBreak/>
        <w:t xml:space="preserve">16 </w:t>
      </w:r>
      <w:bookmarkEnd w:id="921"/>
      <w:r w:rsidRPr="005A5400">
        <w:rPr>
          <w:lang w:val="en-US"/>
          <w:rPrChange w:id="923" w:author="eduardo.pichler" w:date="2010-08-23T09:47:00Z">
            <w:rPr/>
          </w:rPrChange>
        </w:rPr>
        <w:t xml:space="preserve">  &lt;many-to-one </w:t>
      </w:r>
      <w:r w:rsidRPr="005A5400">
        <w:rPr>
          <w:lang w:val="en-US"/>
          <w:rPrChange w:id="924" w:author="eduardo.pichler" w:date="2010-08-23T09:47:00Z">
            <w:rPr/>
          </w:rPrChange>
        </w:rPr>
        <w:tab/>
      </w:r>
      <w:r w:rsidRPr="005A5400">
        <w:rPr>
          <w:lang w:val="en-US"/>
          <w:rPrChange w:id="925" w:author="eduardo.pichler" w:date="2010-08-23T09:47:00Z">
            <w:rPr/>
          </w:rPrChange>
        </w:rPr>
        <w:tab/>
      </w:r>
      <w:r w:rsidRPr="005A5400">
        <w:rPr>
          <w:lang w:val="en-US"/>
          <w:rPrChange w:id="926" w:author="eduardo.pichler" w:date="2010-08-23T09:47:00Z">
            <w:rPr/>
          </w:rPrChange>
        </w:rPr>
        <w:tab/>
        <w:t xml:space="preserve">    name="usuario"class="com.dudhoo.nemesis.hibernate.Usuario"</w:t>
      </w:r>
    </w:p>
    <w:p w:rsidR="00DD7857" w:rsidRPr="005A5400" w:rsidRDefault="008A7D50">
      <w:pPr>
        <w:pStyle w:val="PreformattedText"/>
        <w:jc w:val="left"/>
        <w:rPr>
          <w:lang w:val="en-US"/>
          <w:rPrChange w:id="927" w:author="eduardo.pichler" w:date="2010-08-23T09:47:00Z">
            <w:rPr/>
          </w:rPrChange>
        </w:rPr>
      </w:pPr>
      <w:bookmarkStart w:id="928" w:name="17"/>
      <w:r w:rsidRPr="005A5400">
        <w:rPr>
          <w:lang w:val="en-US"/>
          <w:rPrChange w:id="929" w:author="eduardo.pichler" w:date="2010-08-23T09:47:00Z">
            <w:rPr/>
          </w:rPrChange>
        </w:rPr>
        <w:t xml:space="preserve">17 </w:t>
      </w:r>
      <w:bookmarkEnd w:id="928"/>
      <w:r w:rsidRPr="005A5400">
        <w:rPr>
          <w:lang w:val="en-US"/>
          <w:rPrChange w:id="930" w:author="eduardo.pichler" w:date="2010-08-23T09:47:00Z">
            <w:rPr/>
          </w:rPrChange>
        </w:rPr>
        <w:t xml:space="preserve">       fetch="select"&gt;</w:t>
      </w:r>
    </w:p>
    <w:p w:rsidR="00DD7857" w:rsidRPr="005A5400" w:rsidRDefault="008A7D50">
      <w:pPr>
        <w:pStyle w:val="PreformattedText"/>
        <w:jc w:val="left"/>
        <w:rPr>
          <w:lang w:val="en-US"/>
          <w:rPrChange w:id="931" w:author="eduardo.pichler" w:date="2010-08-23T09:47:00Z">
            <w:rPr/>
          </w:rPrChange>
        </w:rPr>
      </w:pPr>
      <w:bookmarkStart w:id="932" w:name="18"/>
      <w:r w:rsidRPr="005A5400">
        <w:rPr>
          <w:lang w:val="en-US"/>
          <w:rPrChange w:id="933" w:author="eduardo.pichler" w:date="2010-08-23T09:47:00Z">
            <w:rPr/>
          </w:rPrChange>
        </w:rPr>
        <w:t xml:space="preserve">18 </w:t>
      </w:r>
      <w:bookmarkEnd w:id="932"/>
      <w:r w:rsidRPr="005A5400">
        <w:rPr>
          <w:lang w:val="en-US"/>
          <w:rPrChange w:id="934" w:author="eduardo.pichler" w:date="2010-08-23T09:47:00Z">
            <w:rPr/>
          </w:rPrChange>
        </w:rPr>
        <w:t xml:space="preserve">    &lt;column name="USUARIO_ID" precision="10" scale="0" not-null="true"/&gt;</w:t>
      </w:r>
    </w:p>
    <w:p w:rsidR="00DD7857" w:rsidRPr="005A5400" w:rsidRDefault="008A7D50">
      <w:pPr>
        <w:pStyle w:val="PreformattedText"/>
        <w:jc w:val="left"/>
        <w:rPr>
          <w:lang w:val="en-US"/>
          <w:rPrChange w:id="935" w:author="eduardo.pichler" w:date="2010-08-23T09:47:00Z">
            <w:rPr/>
          </w:rPrChange>
        </w:rPr>
      </w:pPr>
      <w:bookmarkStart w:id="936" w:name="19"/>
      <w:r w:rsidRPr="005A5400">
        <w:rPr>
          <w:lang w:val="en-US"/>
          <w:rPrChange w:id="937" w:author="eduardo.pichler" w:date="2010-08-23T09:47:00Z">
            <w:rPr/>
          </w:rPrChange>
        </w:rPr>
        <w:t xml:space="preserve">19 </w:t>
      </w:r>
      <w:bookmarkEnd w:id="936"/>
      <w:r w:rsidRPr="005A5400">
        <w:rPr>
          <w:lang w:val="en-US"/>
          <w:rPrChange w:id="938" w:author="eduardo.pichler" w:date="2010-08-23T09:47:00Z">
            <w:rPr/>
          </w:rPrChange>
        </w:rPr>
        <w:t xml:space="preserve">  &lt;/many-to-one&gt;</w:t>
      </w:r>
    </w:p>
    <w:p w:rsidR="00DD7857" w:rsidRPr="005A5400" w:rsidRDefault="008A7D50">
      <w:pPr>
        <w:pStyle w:val="PreformattedText"/>
        <w:jc w:val="left"/>
        <w:rPr>
          <w:lang w:val="en-US"/>
          <w:rPrChange w:id="939" w:author="eduardo.pichler" w:date="2010-08-23T09:47:00Z">
            <w:rPr/>
          </w:rPrChange>
        </w:rPr>
      </w:pPr>
      <w:bookmarkStart w:id="940" w:name="20"/>
      <w:r w:rsidRPr="005A5400">
        <w:rPr>
          <w:lang w:val="en-US"/>
          <w:rPrChange w:id="941" w:author="eduardo.pichler" w:date="2010-08-23T09:47:00Z">
            <w:rPr/>
          </w:rPrChange>
        </w:rPr>
        <w:t xml:space="preserve">20 </w:t>
      </w:r>
      <w:bookmarkEnd w:id="940"/>
      <w:r w:rsidRPr="005A5400">
        <w:rPr>
          <w:lang w:val="en-US"/>
          <w:rPrChange w:id="942" w:author="eduardo.pichler" w:date="2010-08-23T09:47:00Z">
            <w:rPr/>
          </w:rPrChange>
        </w:rPr>
        <w:t xml:space="preserve">  &lt;property name="nome" type="string"&gt;</w:t>
      </w:r>
    </w:p>
    <w:p w:rsidR="00DD7857" w:rsidRPr="005A5400" w:rsidRDefault="008A7D50">
      <w:pPr>
        <w:pStyle w:val="PreformattedText"/>
        <w:jc w:val="left"/>
        <w:rPr>
          <w:lang w:val="en-US"/>
          <w:rPrChange w:id="943" w:author="eduardo.pichler" w:date="2010-08-23T09:47:00Z">
            <w:rPr/>
          </w:rPrChange>
        </w:rPr>
      </w:pPr>
      <w:bookmarkStart w:id="944" w:name="21"/>
      <w:r w:rsidRPr="005A5400">
        <w:rPr>
          <w:lang w:val="en-US"/>
          <w:rPrChange w:id="945" w:author="eduardo.pichler" w:date="2010-08-23T09:47:00Z">
            <w:rPr/>
          </w:rPrChange>
        </w:rPr>
        <w:t xml:space="preserve">21 </w:t>
      </w:r>
      <w:bookmarkEnd w:id="944"/>
      <w:r w:rsidRPr="005A5400">
        <w:rPr>
          <w:lang w:val="en-US"/>
          <w:rPrChange w:id="946" w:author="eduardo.pichler" w:date="2010-08-23T09:47:00Z">
            <w:rPr/>
          </w:rPrChange>
        </w:rPr>
        <w:t xml:space="preserve">  </w:t>
      </w:r>
      <w:r w:rsidRPr="005A5400">
        <w:rPr>
          <w:lang w:val="en-US"/>
          <w:rPrChange w:id="947" w:author="eduardo.pichler" w:date="2010-08-23T09:47:00Z">
            <w:rPr/>
          </w:rPrChange>
        </w:rPr>
        <w:tab/>
      </w:r>
      <w:r w:rsidRPr="005A5400">
        <w:rPr>
          <w:lang w:val="en-US"/>
          <w:rPrChange w:id="948" w:author="eduardo.pichler" w:date="2010-08-23T09:47:00Z">
            <w:rPr/>
          </w:rPrChange>
        </w:rPr>
        <w:tab/>
        <w:t>&lt;column name="NOME" length="60" not-null="true"/&gt;</w:t>
      </w:r>
    </w:p>
    <w:p w:rsidR="00DD7857" w:rsidRPr="005A5400" w:rsidRDefault="008A7D50">
      <w:pPr>
        <w:pStyle w:val="PreformattedText"/>
        <w:jc w:val="left"/>
        <w:rPr>
          <w:lang w:val="en-US"/>
          <w:rPrChange w:id="949" w:author="eduardo.pichler" w:date="2010-08-23T09:47:00Z">
            <w:rPr/>
          </w:rPrChange>
        </w:rPr>
      </w:pPr>
      <w:bookmarkStart w:id="950" w:name="22"/>
      <w:r w:rsidRPr="005A5400">
        <w:rPr>
          <w:lang w:val="en-US"/>
          <w:rPrChange w:id="951" w:author="eduardo.pichler" w:date="2010-08-23T09:47:00Z">
            <w:rPr/>
          </w:rPrChange>
        </w:rPr>
        <w:t xml:space="preserve">22 </w:t>
      </w:r>
      <w:bookmarkEnd w:id="950"/>
      <w:r w:rsidRPr="005A5400">
        <w:rPr>
          <w:lang w:val="en-US"/>
          <w:rPrChange w:id="952" w:author="eduardo.pichler" w:date="2010-08-23T09:47:00Z">
            <w:rPr/>
          </w:rPrChange>
        </w:rPr>
        <w:t xml:space="preserve">  &lt;/property&gt;</w:t>
      </w:r>
    </w:p>
    <w:p w:rsidR="00DD7857" w:rsidRPr="005A5400" w:rsidRDefault="008A7D50">
      <w:pPr>
        <w:pStyle w:val="PreformattedText"/>
        <w:jc w:val="left"/>
        <w:rPr>
          <w:lang w:val="en-US"/>
          <w:rPrChange w:id="953" w:author="eduardo.pichler" w:date="2010-08-23T09:47:00Z">
            <w:rPr/>
          </w:rPrChange>
        </w:rPr>
      </w:pPr>
      <w:bookmarkStart w:id="954" w:name="23"/>
      <w:r w:rsidRPr="005A5400">
        <w:rPr>
          <w:lang w:val="en-US"/>
          <w:rPrChange w:id="955" w:author="eduardo.pichler" w:date="2010-08-23T09:47:00Z">
            <w:rPr/>
          </w:rPrChange>
        </w:rPr>
        <w:t xml:space="preserve">23 </w:t>
      </w:r>
      <w:bookmarkEnd w:id="954"/>
      <w:r w:rsidRPr="005A5400">
        <w:rPr>
          <w:lang w:val="en-US"/>
          <w:rPrChange w:id="956" w:author="eduardo.pichler" w:date="2010-08-23T09:47:00Z">
            <w:rPr/>
          </w:rPrChange>
        </w:rPr>
        <w:t xml:space="preserve">  &lt;property name="cep" type="string"&gt;</w:t>
      </w:r>
    </w:p>
    <w:p w:rsidR="00DD7857" w:rsidRPr="005A5400" w:rsidRDefault="008A7D50">
      <w:pPr>
        <w:pStyle w:val="PreformattedText"/>
        <w:jc w:val="left"/>
        <w:rPr>
          <w:lang w:val="en-US"/>
          <w:rPrChange w:id="957" w:author="eduardo.pichler" w:date="2010-08-23T09:47:00Z">
            <w:rPr/>
          </w:rPrChange>
        </w:rPr>
      </w:pPr>
      <w:bookmarkStart w:id="958" w:name="24"/>
      <w:r w:rsidRPr="005A5400">
        <w:rPr>
          <w:lang w:val="en-US"/>
          <w:rPrChange w:id="959" w:author="eduardo.pichler" w:date="2010-08-23T09:47:00Z">
            <w:rPr/>
          </w:rPrChange>
        </w:rPr>
        <w:t xml:space="preserve">24 </w:t>
      </w:r>
      <w:bookmarkEnd w:id="958"/>
      <w:r w:rsidRPr="005A5400">
        <w:rPr>
          <w:lang w:val="en-US"/>
          <w:rPrChange w:id="960" w:author="eduardo.pichler" w:date="2010-08-23T09:47:00Z">
            <w:rPr/>
          </w:rPrChange>
        </w:rPr>
        <w:t xml:space="preserve">         &lt;column name="CEP" length="5" not-null="true"/&gt;</w:t>
      </w:r>
    </w:p>
    <w:p w:rsidR="00DD7857" w:rsidRPr="005A5400" w:rsidRDefault="008A7D50">
      <w:pPr>
        <w:pStyle w:val="PreformattedText"/>
        <w:jc w:val="left"/>
        <w:rPr>
          <w:lang w:val="en-US"/>
          <w:rPrChange w:id="961" w:author="eduardo.pichler" w:date="2010-08-23T09:47:00Z">
            <w:rPr/>
          </w:rPrChange>
        </w:rPr>
      </w:pPr>
      <w:bookmarkStart w:id="962" w:name="25"/>
      <w:r w:rsidRPr="005A5400">
        <w:rPr>
          <w:lang w:val="en-US"/>
          <w:rPrChange w:id="963" w:author="eduardo.pichler" w:date="2010-08-23T09:47:00Z">
            <w:rPr/>
          </w:rPrChange>
        </w:rPr>
        <w:t xml:space="preserve">25 </w:t>
      </w:r>
      <w:bookmarkEnd w:id="962"/>
      <w:r w:rsidRPr="005A5400">
        <w:rPr>
          <w:lang w:val="en-US"/>
          <w:rPrChange w:id="964" w:author="eduardo.pichler" w:date="2010-08-23T09:47:00Z">
            <w:rPr/>
          </w:rPrChange>
        </w:rPr>
        <w:t xml:space="preserve">  &lt;/property&gt;</w:t>
      </w:r>
    </w:p>
    <w:p w:rsidR="00DD7857" w:rsidRPr="005A5400" w:rsidRDefault="008A7D50">
      <w:pPr>
        <w:pStyle w:val="PreformattedText"/>
        <w:jc w:val="left"/>
        <w:rPr>
          <w:lang w:val="en-US"/>
          <w:rPrChange w:id="965" w:author="eduardo.pichler" w:date="2010-08-23T09:47:00Z">
            <w:rPr/>
          </w:rPrChange>
        </w:rPr>
      </w:pPr>
      <w:bookmarkStart w:id="966" w:name="26"/>
      <w:r w:rsidRPr="005A5400">
        <w:rPr>
          <w:lang w:val="en-US"/>
          <w:rPrChange w:id="967" w:author="eduardo.pichler" w:date="2010-08-23T09:47:00Z">
            <w:rPr/>
          </w:rPrChange>
        </w:rPr>
        <w:t xml:space="preserve">26 </w:t>
      </w:r>
      <w:bookmarkEnd w:id="966"/>
      <w:r w:rsidRPr="005A5400">
        <w:rPr>
          <w:lang w:val="en-US"/>
          <w:rPrChange w:id="968" w:author="eduardo.pichler" w:date="2010-08-23T09:47:00Z">
            <w:rPr/>
          </w:rPrChange>
        </w:rPr>
        <w:t xml:space="preserve">  &lt;property name="ultMod" insert="false" update=”false” type="date"&gt;</w:t>
      </w:r>
    </w:p>
    <w:p w:rsidR="00DD7857" w:rsidRPr="005A5400" w:rsidRDefault="008A7D50">
      <w:pPr>
        <w:pStyle w:val="PreformattedText"/>
        <w:jc w:val="left"/>
        <w:rPr>
          <w:lang w:val="en-US"/>
          <w:rPrChange w:id="969" w:author="eduardo.pichler" w:date="2010-08-23T09:47:00Z">
            <w:rPr/>
          </w:rPrChange>
        </w:rPr>
      </w:pPr>
      <w:bookmarkStart w:id="970" w:name="27"/>
      <w:r w:rsidRPr="005A5400">
        <w:rPr>
          <w:lang w:val="en-US"/>
          <w:rPrChange w:id="971" w:author="eduardo.pichler" w:date="2010-08-23T09:47:00Z">
            <w:rPr/>
          </w:rPrChange>
        </w:rPr>
        <w:t xml:space="preserve">27 </w:t>
      </w:r>
      <w:bookmarkEnd w:id="970"/>
      <w:r w:rsidRPr="005A5400">
        <w:rPr>
          <w:lang w:val="en-US"/>
          <w:rPrChange w:id="972" w:author="eduardo.pichler" w:date="2010-08-23T09:47:00Z">
            <w:rPr/>
          </w:rPrChange>
        </w:rPr>
        <w:t xml:space="preserve">         &lt;column name="ULT_MOD" length="7" not-null="false"/&gt;</w:t>
      </w:r>
    </w:p>
    <w:p w:rsidR="00DD7857" w:rsidRPr="005A5400" w:rsidRDefault="008A7D50">
      <w:pPr>
        <w:pStyle w:val="PreformattedText"/>
        <w:jc w:val="left"/>
        <w:rPr>
          <w:lang w:val="en-US"/>
          <w:rPrChange w:id="973" w:author="eduardo.pichler" w:date="2010-08-23T09:47:00Z">
            <w:rPr/>
          </w:rPrChange>
        </w:rPr>
      </w:pPr>
      <w:bookmarkStart w:id="974" w:name="28"/>
      <w:r w:rsidRPr="005A5400">
        <w:rPr>
          <w:lang w:val="en-US"/>
          <w:rPrChange w:id="975" w:author="eduardo.pichler" w:date="2010-08-23T09:47:00Z">
            <w:rPr/>
          </w:rPrChange>
        </w:rPr>
        <w:t xml:space="preserve">28 </w:t>
      </w:r>
      <w:bookmarkEnd w:id="974"/>
      <w:r w:rsidRPr="005A5400">
        <w:rPr>
          <w:lang w:val="en-US"/>
          <w:rPrChange w:id="976" w:author="eduardo.pichler" w:date="2010-08-23T09:47:00Z">
            <w:rPr/>
          </w:rPrChange>
        </w:rPr>
        <w:t xml:space="preserve">  &lt;/property&gt;</w:t>
      </w:r>
    </w:p>
    <w:p w:rsidR="00DD7857" w:rsidRPr="005A5400" w:rsidRDefault="008A7D50">
      <w:pPr>
        <w:pStyle w:val="PreformattedText"/>
        <w:jc w:val="left"/>
        <w:rPr>
          <w:lang w:val="en-US"/>
          <w:rPrChange w:id="977" w:author="eduardo.pichler" w:date="2010-08-23T09:47:00Z">
            <w:rPr/>
          </w:rPrChange>
        </w:rPr>
      </w:pPr>
      <w:bookmarkStart w:id="978" w:name="29"/>
      <w:r w:rsidRPr="005A5400">
        <w:rPr>
          <w:lang w:val="en-US"/>
          <w:rPrChange w:id="979" w:author="eduardo.pichler" w:date="2010-08-23T09:47:00Z">
            <w:rPr/>
          </w:rPrChange>
        </w:rPr>
        <w:t xml:space="preserve">29 </w:t>
      </w:r>
      <w:bookmarkEnd w:id="978"/>
      <w:r w:rsidRPr="005A5400">
        <w:rPr>
          <w:lang w:val="en-US"/>
          <w:rPrChange w:id="980" w:author="eduardo.pichler" w:date="2010-08-23T09:47:00Z">
            <w:rPr/>
          </w:rPrChange>
        </w:rPr>
        <w:t xml:space="preserve">  &lt;set name="enderecos" inverse="true"&gt;</w:t>
      </w:r>
    </w:p>
    <w:p w:rsidR="00DD7857" w:rsidRPr="005A5400" w:rsidRDefault="008A7D50">
      <w:pPr>
        <w:pStyle w:val="PreformattedText"/>
        <w:jc w:val="left"/>
        <w:rPr>
          <w:lang w:val="en-US"/>
          <w:rPrChange w:id="981" w:author="eduardo.pichler" w:date="2010-08-23T09:47:00Z">
            <w:rPr/>
          </w:rPrChange>
        </w:rPr>
      </w:pPr>
      <w:bookmarkStart w:id="982" w:name="30"/>
      <w:r w:rsidRPr="005A5400">
        <w:rPr>
          <w:lang w:val="en-US"/>
          <w:rPrChange w:id="983" w:author="eduardo.pichler" w:date="2010-08-23T09:47:00Z">
            <w:rPr/>
          </w:rPrChange>
        </w:rPr>
        <w:t xml:space="preserve">30 </w:t>
      </w:r>
      <w:bookmarkEnd w:id="982"/>
      <w:r w:rsidRPr="005A5400">
        <w:rPr>
          <w:lang w:val="en-US"/>
          <w:rPrChange w:id="984" w:author="eduardo.pichler" w:date="2010-08-23T09:47:00Z">
            <w:rPr/>
          </w:rPrChange>
        </w:rPr>
        <w:t xml:space="preserve">      &lt;key&gt;</w:t>
      </w:r>
    </w:p>
    <w:p w:rsidR="00DD7857" w:rsidRPr="005A5400" w:rsidRDefault="008A7D50">
      <w:pPr>
        <w:pStyle w:val="PreformattedText"/>
        <w:jc w:val="left"/>
        <w:rPr>
          <w:lang w:val="en-US"/>
          <w:rPrChange w:id="985" w:author="eduardo.pichler" w:date="2010-08-23T09:47:00Z">
            <w:rPr/>
          </w:rPrChange>
        </w:rPr>
      </w:pPr>
      <w:bookmarkStart w:id="986" w:name="31"/>
      <w:r w:rsidRPr="005A5400">
        <w:rPr>
          <w:lang w:val="en-US"/>
          <w:rPrChange w:id="987" w:author="eduardo.pichler" w:date="2010-08-23T09:47:00Z">
            <w:rPr/>
          </w:rPrChange>
        </w:rPr>
        <w:t xml:space="preserve">31 </w:t>
      </w:r>
      <w:bookmarkEnd w:id="986"/>
      <w:r w:rsidRPr="005A5400">
        <w:rPr>
          <w:lang w:val="en-US"/>
          <w:rPrChange w:id="988" w:author="eduardo.pichler" w:date="2010-08-23T09:47:00Z">
            <w:rPr/>
          </w:rPrChange>
        </w:rPr>
        <w:t xml:space="preserve">          &lt;column name="CIDADE_ID" precision="10" scale="0"</w:t>
      </w:r>
    </w:p>
    <w:p w:rsidR="00DD7857" w:rsidRPr="005A5400" w:rsidRDefault="008A7D50">
      <w:pPr>
        <w:pStyle w:val="PreformattedText"/>
        <w:jc w:val="left"/>
        <w:rPr>
          <w:lang w:val="en-US"/>
          <w:rPrChange w:id="989" w:author="eduardo.pichler" w:date="2010-08-23T09:47:00Z">
            <w:rPr/>
          </w:rPrChange>
        </w:rPr>
      </w:pPr>
      <w:bookmarkStart w:id="990" w:name="32"/>
      <w:r w:rsidRPr="005A5400">
        <w:rPr>
          <w:lang w:val="en-US"/>
          <w:rPrChange w:id="991" w:author="eduardo.pichler" w:date="2010-08-23T09:47:00Z">
            <w:rPr/>
          </w:rPrChange>
        </w:rPr>
        <w:t xml:space="preserve">32 </w:t>
      </w:r>
      <w:bookmarkEnd w:id="990"/>
      <w:r w:rsidRPr="005A5400">
        <w:rPr>
          <w:lang w:val="en-US"/>
          <w:rPrChange w:id="992" w:author="eduardo.pichler" w:date="2010-08-23T09:47:00Z">
            <w:rPr/>
          </w:rPrChange>
        </w:rPr>
        <w:t xml:space="preserve">                  not-null="true"/&gt;</w:t>
      </w:r>
    </w:p>
    <w:p w:rsidR="00DD7857" w:rsidRPr="005A5400" w:rsidRDefault="008A7D50">
      <w:pPr>
        <w:pStyle w:val="PreformattedText"/>
        <w:jc w:val="left"/>
        <w:rPr>
          <w:lang w:val="en-US"/>
          <w:rPrChange w:id="993" w:author="eduardo.pichler" w:date="2010-08-23T09:47:00Z">
            <w:rPr/>
          </w:rPrChange>
        </w:rPr>
      </w:pPr>
      <w:bookmarkStart w:id="994" w:name="33"/>
      <w:r w:rsidRPr="005A5400">
        <w:rPr>
          <w:lang w:val="en-US"/>
          <w:rPrChange w:id="995" w:author="eduardo.pichler" w:date="2010-08-23T09:47:00Z">
            <w:rPr/>
          </w:rPrChange>
        </w:rPr>
        <w:t xml:space="preserve">33 </w:t>
      </w:r>
      <w:bookmarkEnd w:id="994"/>
      <w:r w:rsidRPr="005A5400">
        <w:rPr>
          <w:lang w:val="en-US"/>
          <w:rPrChange w:id="996" w:author="eduardo.pichler" w:date="2010-08-23T09:47:00Z">
            <w:rPr/>
          </w:rPrChange>
        </w:rPr>
        <w:t xml:space="preserve">      &lt;/key&gt;</w:t>
      </w:r>
    </w:p>
    <w:p w:rsidR="00DD7857" w:rsidRPr="005A5400" w:rsidRDefault="008A7D50">
      <w:pPr>
        <w:pStyle w:val="PreformattedText"/>
        <w:jc w:val="left"/>
        <w:rPr>
          <w:lang w:val="en-US"/>
          <w:rPrChange w:id="997" w:author="eduardo.pichler" w:date="2010-08-23T09:47:00Z">
            <w:rPr/>
          </w:rPrChange>
        </w:rPr>
      </w:pPr>
      <w:bookmarkStart w:id="998" w:name="34"/>
      <w:r w:rsidRPr="005A5400">
        <w:rPr>
          <w:lang w:val="en-US"/>
          <w:rPrChange w:id="999" w:author="eduardo.pichler" w:date="2010-08-23T09:47:00Z">
            <w:rPr/>
          </w:rPrChange>
        </w:rPr>
        <w:t xml:space="preserve">34 </w:t>
      </w:r>
      <w:bookmarkEnd w:id="998"/>
      <w:r w:rsidRPr="005A5400">
        <w:rPr>
          <w:lang w:val="en-US"/>
          <w:rPrChange w:id="1000" w:author="eduardo.pichler" w:date="2010-08-23T09:47:00Z">
            <w:rPr/>
          </w:rPrChange>
        </w:rPr>
        <w:t xml:space="preserve">      &lt;one-to-many class="com.dudhoo.nemesis.hibernate.Endereco"/&gt;</w:t>
      </w:r>
    </w:p>
    <w:p w:rsidR="00DD7857" w:rsidRDefault="008A7D50">
      <w:pPr>
        <w:pStyle w:val="PreformattedText"/>
        <w:jc w:val="left"/>
      </w:pPr>
      <w:bookmarkStart w:id="1001" w:name="35"/>
      <w:r>
        <w:t xml:space="preserve">35 </w:t>
      </w:r>
      <w:bookmarkEnd w:id="1001"/>
      <w:r>
        <w:t xml:space="preserve">   &lt;/set&gt;</w:t>
      </w:r>
    </w:p>
    <w:p w:rsidR="00DD7857" w:rsidRDefault="008A7D50">
      <w:pPr>
        <w:pStyle w:val="PreformattedText"/>
        <w:jc w:val="left"/>
      </w:pPr>
      <w:bookmarkStart w:id="1002" w:name="36"/>
      <w:r>
        <w:t xml:space="preserve">36 </w:t>
      </w:r>
      <w:bookmarkEnd w:id="1002"/>
      <w:r>
        <w:t xml:space="preserve">   &lt;/class&gt;</w:t>
      </w:r>
    </w:p>
    <w:p w:rsidR="00DD7857" w:rsidRDefault="008A7D50">
      <w:pPr>
        <w:pStyle w:val="PreformattedText"/>
        <w:spacing w:after="283"/>
        <w:jc w:val="left"/>
      </w:pPr>
      <w:bookmarkStart w:id="1003" w:name="37"/>
      <w:r>
        <w:t xml:space="preserve">37 </w:t>
      </w:r>
      <w:bookmarkEnd w:id="1003"/>
      <w:r>
        <w:t xml:space="preserve"> &lt;/Hibernate-mapping&gt;</w:t>
      </w:r>
    </w:p>
    <w:p w:rsidR="00DD7857" w:rsidRDefault="00DD7857">
      <w:pPr>
        <w:pStyle w:val="Textbody"/>
      </w:pPr>
    </w:p>
    <w:p w:rsidR="00DD7857" w:rsidRDefault="008A7D50">
      <w:pPr>
        <w:pStyle w:val="Textbody"/>
      </w:pPr>
      <w:r>
        <w:t xml:space="preserve">Na linha 6, no atributo </w:t>
      </w:r>
      <w:r>
        <w:rPr>
          <w:i/>
          <w:iCs/>
        </w:rPr>
        <w:t>name</w:t>
      </w:r>
      <w:r>
        <w:t xml:space="preserve"> ,é informado que está sendo mapeado  a classe POJO Cidade, da qual referencia a à tabela CIDADE, como está definido no atributo </w:t>
      </w:r>
      <w:r>
        <w:rPr>
          <w:i/>
          <w:iCs/>
        </w:rPr>
        <w:t xml:space="preserve">table </w:t>
      </w:r>
      <w:r>
        <w:t>e pertence ao schema do usuário NEMESIS no banco de dados Oracle.</w:t>
      </w:r>
    </w:p>
    <w:p w:rsidR="00DD7857" w:rsidRDefault="008A7D50">
      <w:pPr>
        <w:pStyle w:val="Textbody"/>
      </w:pPr>
      <w:r>
        <w:t xml:space="preserve">Na linha 8, têm-se a </w:t>
      </w:r>
      <w:r>
        <w:rPr>
          <w:i/>
          <w:iCs/>
        </w:rPr>
        <w:t>tag</w:t>
      </w:r>
      <w:r>
        <w:t xml:space="preserve"> </w:t>
      </w:r>
      <w:r>
        <w:rPr>
          <w:i/>
          <w:iCs/>
        </w:rPr>
        <w:t>id</w:t>
      </w:r>
      <w:r>
        <w:t xml:space="preserve">  com o atributo </w:t>
      </w:r>
      <w:r>
        <w:rPr>
          <w:i/>
          <w:iCs/>
        </w:rPr>
        <w:t>name</w:t>
      </w:r>
      <w:r>
        <w:t xml:space="preserve">, que é a coluna da tabela onde está a chave primária, ou identificador de unicidade dos objetos dessa tabela, e logo em seguida, no atributo </w:t>
      </w:r>
      <w:r>
        <w:rPr>
          <w:i/>
          <w:iCs/>
        </w:rPr>
        <w:t>type</w:t>
      </w:r>
      <w:r>
        <w:t xml:space="preserve">, significando o seu tipo, que no caso  é um tipo primitivo Java, o </w:t>
      </w:r>
      <w:r>
        <w:rPr>
          <w:i/>
          <w:iCs/>
        </w:rPr>
        <w:t>long .</w:t>
      </w:r>
    </w:p>
    <w:p w:rsidR="00DD7857" w:rsidRDefault="008A7D50">
      <w:pPr>
        <w:pStyle w:val="Textbody"/>
      </w:pPr>
      <w:r>
        <w:t xml:space="preserve">Na linha 10, têm-se uma </w:t>
      </w:r>
      <w:r>
        <w:rPr>
          <w:i/>
          <w:iCs/>
        </w:rPr>
        <w:t>tag</w:t>
      </w:r>
      <w:r>
        <w:t xml:space="preserve"> filha da </w:t>
      </w:r>
      <w:r>
        <w:rPr>
          <w:i/>
          <w:iCs/>
        </w:rPr>
        <w:t>tag</w:t>
      </w:r>
      <w:r>
        <w:t xml:space="preserve"> </w:t>
      </w:r>
      <w:r>
        <w:rPr>
          <w:i/>
          <w:iCs/>
        </w:rPr>
        <w:t>id</w:t>
      </w:r>
      <w:r>
        <w:t xml:space="preserve">, que define o tipo do gerador de auto-incremento da coluna de identificação, quando houver. Nesse caso, o auto-incremento é gerado automaticamente pelo banco, ou seja o valor do atributo </w:t>
      </w:r>
      <w:r>
        <w:rPr>
          <w:i/>
          <w:iCs/>
        </w:rPr>
        <w:t>class</w:t>
      </w:r>
      <w:r>
        <w:t xml:space="preserve"> é  “</w:t>
      </w:r>
      <w:r>
        <w:rPr>
          <w:i/>
          <w:iCs/>
        </w:rPr>
        <w:t>identity</w:t>
      </w:r>
      <w:r>
        <w:t>”.</w:t>
      </w:r>
    </w:p>
    <w:p w:rsidR="00DD7857" w:rsidRDefault="008A7D50">
      <w:pPr>
        <w:pStyle w:val="Textbody"/>
      </w:pPr>
      <w:r>
        <w:t xml:space="preserve">Como temos a relação de muitas cidades para um estado, na linha 12 foi mapeado essa característica A atributo </w:t>
      </w:r>
      <w:r>
        <w:rPr>
          <w:i/>
          <w:iCs/>
        </w:rPr>
        <w:t>name</w:t>
      </w:r>
      <w:r>
        <w:t xml:space="preserve"> referencia à propriedade da classe java Cidade, que possui o atributo com o nome “estado”, cujo, é do tipo "com.dudhoo.nemesis.hibernate.Estado". O atributo </w:t>
      </w:r>
      <w:r>
        <w:rPr>
          <w:i/>
          <w:iCs/>
        </w:rPr>
        <w:t>lazy</w:t>
      </w:r>
      <w:r>
        <w:t xml:space="preserve"> espera um valor booleano, </w:t>
      </w:r>
      <w:r>
        <w:lastRenderedPageBreak/>
        <w:t xml:space="preserve">que diz aos mecanismos do Hibernate que  quando for carregado uma objeto Cidade através de sua sessão ele irá enviar consultas adicionais ao banco de dados e carregar automaticamente o valor da propriedade “estado” do objeto Cidade. Caso </w:t>
      </w:r>
      <w:r>
        <w:rPr>
          <w:i/>
          <w:iCs/>
        </w:rPr>
        <w:t>lazy</w:t>
      </w:r>
      <w:r>
        <w:t xml:space="preserve"> seja atribuído como </w:t>
      </w:r>
      <w:r>
        <w:rPr>
          <w:i/>
          <w:iCs/>
        </w:rPr>
        <w:t>false</w:t>
      </w:r>
      <w:r>
        <w:t xml:space="preserve">, ele irá fazer sempre automaticamente, mesmo que não seja usado, e caso o atributo esteja setado para </w:t>
      </w:r>
      <w:r>
        <w:rPr>
          <w:i/>
          <w:iCs/>
        </w:rPr>
        <w:t>true</w:t>
      </w:r>
      <w:r>
        <w:t xml:space="preserve">, ele só irá fazer o novo </w:t>
      </w:r>
      <w:r>
        <w:rPr>
          <w:i/>
          <w:iCs/>
        </w:rPr>
        <w:t>select</w:t>
      </w:r>
      <w:r>
        <w:t xml:space="preserve"> no banco de dados quando o valor for requisitado, e a sessão do Hibernate precisará estar aberta, senão ocorrerá uma exceção.</w:t>
      </w:r>
    </w:p>
    <w:p w:rsidR="00DD7857" w:rsidRDefault="008A7D50">
      <w:pPr>
        <w:pStyle w:val="Textbody"/>
      </w:pPr>
      <w:r>
        <w:t xml:space="preserve">Na linha 26 é onde inicia o mapeamento do atributo da propriedade que guarda a última data que o objeto foi modificado. Observa-se que tem os atributo </w:t>
      </w:r>
      <w:r>
        <w:rPr>
          <w:i/>
          <w:iCs/>
        </w:rPr>
        <w:t xml:space="preserve">insert </w:t>
      </w:r>
      <w:r>
        <w:t xml:space="preserve">e </w:t>
      </w:r>
      <w:r>
        <w:rPr>
          <w:i/>
          <w:iCs/>
        </w:rPr>
        <w:t xml:space="preserve">update </w:t>
      </w:r>
      <w:r>
        <w:t xml:space="preserve">setados como false. Isso diz ao Hibernate que ele não irá fazer inserções nem atualizações por conta própria do banco de dados nesse atributo “ultMod”, mesmo que os valores sejam trabalhados e inseridos pelo programador na memória. Configurado dessa maneira, em um ambiente de rede o banco de dados pegaria o </w:t>
      </w:r>
      <w:r>
        <w:rPr>
          <w:i/>
          <w:iCs/>
        </w:rPr>
        <w:t xml:space="preserve">timestamp </w:t>
      </w:r>
      <w:r>
        <w:t xml:space="preserve">do servidor ao invés da máquina cliente, que ocasionalmente poderia estar errado. Para que isso ocorra, ainda foi necessário, na coluna da tabela no banco de dados, setar o valor </w:t>
      </w:r>
      <w:r>
        <w:rPr>
          <w:i/>
          <w:iCs/>
        </w:rPr>
        <w:t>default</w:t>
      </w:r>
      <w:r>
        <w:t xml:space="preserve"> desse objeto data para </w:t>
      </w:r>
      <w:r>
        <w:rPr>
          <w:i/>
          <w:iCs/>
        </w:rPr>
        <w:t xml:space="preserve">current_timestamp, </w:t>
      </w:r>
      <w:r>
        <w:t>que no caso é a sintaxe em Oracle.</w:t>
      </w:r>
    </w:p>
    <w:p w:rsidR="00DD7857" w:rsidRDefault="008A7D50">
      <w:pPr>
        <w:pStyle w:val="Textbody"/>
      </w:pPr>
      <w:r>
        <w:t xml:space="preserve">Na linha 29, é o recurso de </w:t>
      </w:r>
      <w:r>
        <w:rPr>
          <w:i/>
          <w:iCs/>
        </w:rPr>
        <w:t>set</w:t>
      </w:r>
      <w:r>
        <w:t xml:space="preserve"> do Hibernate para </w:t>
      </w:r>
      <w:r>
        <w:rPr>
          <w:i/>
          <w:iCs/>
        </w:rPr>
        <w:t>collections</w:t>
      </w:r>
      <w:r>
        <w:t xml:space="preserve">. Ele faz com que eu possa resgatar uma </w:t>
      </w:r>
      <w:r>
        <w:rPr>
          <w:i/>
          <w:iCs/>
        </w:rPr>
        <w:t>collection</w:t>
      </w:r>
      <w:r>
        <w:t xml:space="preserve"> de objetos associados a um objeto, representado por um atributo do tipo </w:t>
      </w:r>
      <w:r>
        <w:rPr>
          <w:i/>
          <w:iCs/>
        </w:rPr>
        <w:t>Set</w:t>
      </w:r>
      <w:r>
        <w:t xml:space="preserve"> de Java, nas classes </w:t>
      </w:r>
      <w:r>
        <w:rPr>
          <w:i/>
          <w:iCs/>
        </w:rPr>
        <w:t>Pojo</w:t>
      </w:r>
      <w:r>
        <w:t>. Na linha 31 é dito que vou buscar os endereços que tenham o valor da coluna “cidade_id” de mesmo valor que o identificador da classe cidade. E  na linha 34, é dito que o objeto é uma instância da classe Endereço.</w:t>
      </w:r>
    </w:p>
    <w:p w:rsidR="00DD7857" w:rsidRDefault="008A7D50">
      <w:pPr>
        <w:pStyle w:val="Textbody"/>
      </w:pPr>
      <w:r>
        <w:t xml:space="preserve">Apenas criar esses arquivos de mapeamento não basta para que o Hibernate os reconheça, é preciso adicionar os mesmos à </w:t>
      </w:r>
      <w:r>
        <w:rPr>
          <w:i/>
          <w:iCs/>
        </w:rPr>
        <w:t>engine</w:t>
      </w:r>
      <w:r>
        <w:t xml:space="preserve">. Quando inicia-se o Hibernate, existem duas formas de adicionar essa classe mapeada para que o Hibernate cuide, uma é através do código, chamando o objeto Configuration da API do Hibernate, e a outra é definindo no arquivo XML de configuração, separado do código, do qual lá também é definido a </w:t>
      </w:r>
      <w:r>
        <w:rPr>
          <w:i/>
          <w:iCs/>
        </w:rPr>
        <w:t>string</w:t>
      </w:r>
      <w:r>
        <w:t xml:space="preserve"> de conexão com o banco de dados, o dialeto do banco que estamos à usar, no caso Oracle, usuário, senha de acesso ao banco, e demais parâmetros que devem ser passados.</w:t>
      </w:r>
    </w:p>
    <w:p w:rsidR="00DD7857" w:rsidRDefault="008A7D50">
      <w:pPr>
        <w:pStyle w:val="Textbody"/>
      </w:pPr>
      <w:r>
        <w:t xml:space="preserve">Nas classes java codificadas, no mesmo </w:t>
      </w:r>
      <w:r>
        <w:rPr>
          <w:i/>
          <w:iCs/>
        </w:rPr>
        <w:t>package</w:t>
      </w:r>
      <w:r>
        <w:t xml:space="preserve"> que se encontra os mapeamentos e classes POJO, encontra-se também a classe responsável pela lógica do negócio, separada de todo o resto do projeto.</w:t>
      </w:r>
    </w:p>
    <w:p w:rsidR="00DD7857" w:rsidRDefault="008A7D50">
      <w:pPr>
        <w:pStyle w:val="Textbody"/>
      </w:pPr>
      <w:r>
        <w:lastRenderedPageBreak/>
        <w:t>O padrão para os nomes das classes de lógica de negócio segue o formato de o nome da classe POJO seguido do sufixo “</w:t>
      </w:r>
      <w:r>
        <w:rPr>
          <w:i/>
          <w:iCs/>
        </w:rPr>
        <w:t>Home</w:t>
      </w:r>
      <w:r>
        <w:t>”, sendo assim, para a classe Cidade.java ficou CidadeHome.java.</w:t>
      </w:r>
    </w:p>
    <w:p w:rsidR="00DD7857" w:rsidRDefault="008A7D50">
      <w:pPr>
        <w:pStyle w:val="Textbody"/>
      </w:pPr>
      <w:r>
        <w:t xml:space="preserve">CidadeHome.java assim como todas as classes que possuem regras de negócio herdam da classe pai abstrata HibernateRoot.java. Na </w:t>
      </w:r>
      <w:del w:id="1004" w:author="eduardo.pichler" w:date="2010-08-23T10:12:00Z">
        <w:r w:rsidDel="00660F65">
          <w:delText>figura</w:delText>
        </w:r>
      </w:del>
      <w:del w:id="1005" w:author="eduardo.pichler" w:date="2010-08-23T10:11:00Z">
        <w:r w:rsidDel="00660F65">
          <w:delText xml:space="preserve"> 16</w:delText>
        </w:r>
      </w:del>
      <w:ins w:id="1006" w:author="eduardo.pichler" w:date="2010-08-23T10:12:00Z">
        <w:r w:rsidR="00660F65">
          <w:fldChar w:fldCharType="begin"/>
        </w:r>
        <w:r w:rsidR="00660F65">
          <w:instrText xml:space="preserve"> REF _Ref270321652 \h </w:instrText>
        </w:r>
      </w:ins>
      <w:r w:rsidR="00660F65">
        <w:fldChar w:fldCharType="separate"/>
      </w:r>
      <w:ins w:id="1007" w:author="eduardo.pichler" w:date="2010-08-23T10:12:00Z">
        <w:r w:rsidR="00660F65">
          <w:t xml:space="preserve">Figura </w:t>
        </w:r>
        <w:r w:rsidR="00660F65">
          <w:rPr>
            <w:noProof/>
          </w:rPr>
          <w:t>17</w:t>
        </w:r>
        <w:r w:rsidR="00660F65">
          <w:fldChar w:fldCharType="end"/>
        </w:r>
      </w:ins>
      <w:r>
        <w:t>, o diagrama UML demonstra algumas:</w:t>
      </w:r>
    </w:p>
    <w:p w:rsidR="001603AD" w:rsidRDefault="001603AD" w:rsidP="001603AD">
      <w:pPr>
        <w:pStyle w:val="Textbody"/>
        <w:keepNext/>
        <w:jc w:val="center"/>
        <w:rPr>
          <w:ins w:id="1008" w:author="eduardo.pichler" w:date="2010-08-23T10:21:00Z"/>
        </w:rPr>
      </w:pPr>
      <w:ins w:id="1009" w:author="eduardo.pichler" w:date="2010-08-23T10:21:00Z">
        <w:r>
          <w:rPr>
            <w:noProof/>
          </w:rPr>
          <w:drawing>
            <wp:inline distT="0" distB="0" distL="0" distR="0">
              <wp:extent cx="5586120" cy="4640040"/>
              <wp:effectExtent l="0" t="0" r="0" b="0"/>
              <wp:docPr id="71" name="figura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alphaModFix/>
                        <a:lum/>
                      </a:blip>
                      <a:srcRect/>
                      <a:stretch>
                        <a:fillRect/>
                      </a:stretch>
                    </pic:blipFill>
                    <pic:spPr>
                      <a:xfrm>
                        <a:off x="0" y="0"/>
                        <a:ext cx="5586120" cy="4640040"/>
                      </a:xfrm>
                      <a:prstGeom prst="rect">
                        <a:avLst/>
                      </a:prstGeom>
                      <a:noFill/>
                      <a:ln>
                        <a:noFill/>
                        <a:prstDash/>
                      </a:ln>
                    </pic:spPr>
                  </pic:pic>
                </a:graphicData>
              </a:graphic>
            </wp:inline>
          </w:drawing>
        </w:r>
      </w:ins>
    </w:p>
    <w:p w:rsidR="001603AD" w:rsidRDefault="001603AD" w:rsidP="001603AD">
      <w:pPr>
        <w:pStyle w:val="Legenda"/>
        <w:jc w:val="center"/>
        <w:rPr>
          <w:ins w:id="1010" w:author="eduardo.pichler" w:date="2010-08-23T10:21:00Z"/>
        </w:rPr>
      </w:pPr>
      <w:bookmarkStart w:id="1011" w:name="_Ref270321652"/>
      <w:ins w:id="1012" w:author="eduardo.pichler" w:date="2010-08-23T10:21:00Z">
        <w:r>
          <w:t xml:space="preserve">Figura </w:t>
        </w:r>
        <w:r>
          <w:fldChar w:fldCharType="begin"/>
        </w:r>
        <w:r>
          <w:instrText xml:space="preserve"> SEQ Figura \* ARABIC </w:instrText>
        </w:r>
        <w:r>
          <w:fldChar w:fldCharType="separate"/>
        </w:r>
      </w:ins>
      <w:ins w:id="1013" w:author="eduardo.pichler" w:date="2010-08-23T10:33:00Z">
        <w:r w:rsidR="00DF598C">
          <w:rPr>
            <w:noProof/>
          </w:rPr>
          <w:t>17</w:t>
        </w:r>
      </w:ins>
      <w:ins w:id="1014" w:author="eduardo.pichler" w:date="2010-08-23T10:21:00Z">
        <w:r>
          <w:fldChar w:fldCharType="end"/>
        </w:r>
        <w:r>
          <w:t>:</w:t>
        </w:r>
        <w:r w:rsidRPr="00756FD5">
          <w:t xml:space="preserve"> Herança entre as classes de regras de negócio com o mecanismo de persistência.</w:t>
        </w:r>
        <w:bookmarkEnd w:id="1011"/>
      </w:ins>
    </w:p>
    <w:p w:rsidR="00DD7857" w:rsidRDefault="00DD7857">
      <w:pPr>
        <w:pStyle w:val="Textbody"/>
      </w:pPr>
      <w:del w:id="1015" w:author="eduardo.pichler" w:date="2010-08-23T10:10:00Z">
        <w:r w:rsidRPr="00DD7857" w:rsidDel="00660F65">
          <w:pict>
            <v:shape id="Quadro13" o:spid="_x0000_s1042" type="#_x0000_t202" style="position:absolute;left:0;text-align:left;margin-left:0;margin-top:.05pt;width:439.85pt;height:365.35pt;z-index:251646464;visibility:visible;mso-position-horizontal:center;mso-position-vertical-relative:margin" filled="f" stroked="f">
              <v:textbox style="mso-rotate-with-shape:t" inset="0,0,0,0">
                <w:txbxContent>
                  <w:p w:rsidR="008A7D50" w:rsidRDefault="008A7D50">
                    <w:pPr>
                      <w:pStyle w:val="Imagem"/>
                    </w:pPr>
                    <w:del w:id="1016" w:author="eduardo.pichler" w:date="2010-08-23T10:10:00Z">
                      <w:r w:rsidDel="00660F65">
                        <w:rPr>
                          <w:noProof/>
                        </w:rPr>
                        <w:drawing>
                          <wp:inline distT="0" distB="0" distL="0" distR="0">
                            <wp:extent cx="5586120" cy="4640040"/>
                            <wp:effectExtent l="0" t="0" r="0" b="0"/>
                            <wp:docPr id="16" name="figura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alphaModFix/>
                                      <a:lum/>
                                    </a:blip>
                                    <a:srcRect/>
                                    <a:stretch>
                                      <a:fillRect/>
                                    </a:stretch>
                                  </pic:blipFill>
                                  <pic:spPr>
                                    <a:xfrm>
                                      <a:off x="0" y="0"/>
                                      <a:ext cx="5586120" cy="4640040"/>
                                    </a:xfrm>
                                    <a:prstGeom prst="rect">
                                      <a:avLst/>
                                    </a:prstGeom>
                                    <a:noFill/>
                                    <a:ln>
                                      <a:noFill/>
                                      <a:prstDash/>
                                    </a:ln>
                                  </pic:spPr>
                                </pic:pic>
                              </a:graphicData>
                            </a:graphic>
                          </wp:inline>
                        </w:drawing>
                      </w:r>
                    </w:del>
                    <w:r>
                      <w:t>Figura 16:</w:t>
                    </w:r>
                    <w:del w:id="1017" w:author="eduardo.pichler" w:date="2010-08-23T10:10:00Z">
                      <w:r w:rsidDel="00660F65">
                        <w:delText xml:space="preserve"> Herança entre as classes de regras de negócio com o mecanismo de persistência.</w:delText>
                      </w:r>
                    </w:del>
                  </w:p>
                </w:txbxContent>
              </v:textbox>
              <w10:wrap type="topAndBottom" anchory="margin"/>
            </v:shape>
          </w:pict>
        </w:r>
      </w:del>
    </w:p>
    <w:p w:rsidR="00DD7857" w:rsidRDefault="008A7D50">
      <w:pPr>
        <w:pStyle w:val="Textbody"/>
      </w:pPr>
      <w:r>
        <w:t xml:space="preserve">Os métodos das classes “Home”, podem criar a sessão diretamente de sua classe pai, fazer as devidas operações contra o banco de dados, usufruindo de transações e outras classe se necessário, e em seguida, fechar a conexão, devolvendo os resultados às classes de lógica de interface. Com esse tipo de arquitetura definida, fica fácil fazer a manutenção no código, assim como a resolução de </w:t>
      </w:r>
      <w:r>
        <w:rPr>
          <w:i/>
          <w:iCs/>
        </w:rPr>
        <w:t>bugs</w:t>
      </w:r>
      <w:r>
        <w:t xml:space="preserve"> relacionados à persistência, pois está tudo centralizado na classe pai. Sem Hibernate, teria de ser codificado toda a parte de acesso à dados, </w:t>
      </w:r>
      <w:r>
        <w:rPr>
          <w:i/>
          <w:iCs/>
        </w:rPr>
        <w:t>Strings</w:t>
      </w:r>
      <w:r>
        <w:t xml:space="preserve"> sql de inserção, alteração, exclusão, etc, com o </w:t>
      </w:r>
      <w:r>
        <w:rPr>
          <w:i/>
          <w:iCs/>
        </w:rPr>
        <w:t>pattern</w:t>
      </w:r>
      <w:r>
        <w:t xml:space="preserve"> </w:t>
      </w:r>
      <w:r>
        <w:rPr>
          <w:i/>
          <w:iCs/>
        </w:rPr>
        <w:t>Dao</w:t>
      </w:r>
      <w:r>
        <w:t xml:space="preserve">, o tanto é que o papel do Hibernate aqui é deixar transparente toda as </w:t>
      </w:r>
      <w:r>
        <w:rPr>
          <w:i/>
          <w:iCs/>
        </w:rPr>
        <w:t>strings</w:t>
      </w:r>
      <w:r>
        <w:t xml:space="preserve"> sql que precisariam ser codificadas.</w:t>
      </w:r>
    </w:p>
    <w:p w:rsidR="00DD7857" w:rsidRDefault="008A7D50">
      <w:pPr>
        <w:pStyle w:val="Textbody"/>
      </w:pPr>
      <w:r>
        <w:lastRenderedPageBreak/>
        <w:t>Para tornar um objeto já mapeado persistente, basta ser feito o seguinte:</w:t>
      </w:r>
    </w:p>
    <w:p w:rsidR="00DD7857" w:rsidRDefault="00DD7857">
      <w:pPr>
        <w:pStyle w:val="javacode"/>
      </w:pPr>
    </w:p>
    <w:p w:rsidR="00DD7857" w:rsidRDefault="008A7D50">
      <w:pPr>
        <w:pStyle w:val="javacode"/>
        <w:rPr>
          <w:rFonts w:ascii="Courier New" w:hAnsi="Courier New"/>
          <w:color w:val="auto"/>
          <w:sz w:val="20"/>
        </w:rPr>
      </w:pPr>
      <w:r>
        <w:rPr>
          <w:rFonts w:ascii="Courier New" w:hAnsi="Courier New"/>
          <w:color w:val="auto"/>
          <w:sz w:val="20"/>
        </w:rPr>
        <w:tab/>
        <w:t>Cidade city = new Cidade();</w:t>
      </w:r>
    </w:p>
    <w:p w:rsidR="00DD7857" w:rsidRDefault="008A7D50">
      <w:pPr>
        <w:pStyle w:val="javacode"/>
        <w:rPr>
          <w:rFonts w:ascii="Courier New" w:hAnsi="Courier New"/>
          <w:color w:val="auto"/>
          <w:sz w:val="20"/>
        </w:rPr>
      </w:pPr>
      <w:r>
        <w:rPr>
          <w:rFonts w:ascii="Courier New" w:hAnsi="Courier New"/>
          <w:color w:val="auto"/>
          <w:sz w:val="20"/>
        </w:rPr>
        <w:tab/>
        <w:t>....//atribuir os valores a nova cidade</w:t>
      </w:r>
    </w:p>
    <w:p w:rsidR="00DD7857" w:rsidRDefault="008A7D50">
      <w:pPr>
        <w:pStyle w:val="javacode"/>
        <w:rPr>
          <w:rFonts w:ascii="Courier New" w:hAnsi="Courier New"/>
          <w:color w:val="auto"/>
          <w:sz w:val="20"/>
        </w:rPr>
      </w:pPr>
      <w:r>
        <w:rPr>
          <w:rFonts w:ascii="Courier New" w:hAnsi="Courier New"/>
          <w:color w:val="auto"/>
          <w:sz w:val="20"/>
        </w:rPr>
        <w:tab/>
        <w:t>new CidadeHome().saveOrUpdate(city);</w:t>
      </w:r>
    </w:p>
    <w:p w:rsidR="00DD7857" w:rsidRDefault="00DD7857">
      <w:pPr>
        <w:pStyle w:val="javacode"/>
        <w:rPr>
          <w:rFonts w:ascii="Courier New" w:hAnsi="Courier New"/>
          <w:color w:val="auto"/>
          <w:sz w:val="20"/>
        </w:rPr>
      </w:pPr>
    </w:p>
    <w:p w:rsidR="00DD7857" w:rsidRDefault="008A7D50">
      <w:pPr>
        <w:pStyle w:val="Textbody"/>
      </w:pPr>
      <w:r>
        <w:t xml:space="preserve">A classe CidadeHome irá criar a sessão, persistir o objeto, e então fechar a sessão. Tanto para salvar quando para atualizar um objeto é chamado o mesmo método. O Hibernate sabe se precisa ou não atualizar verificando se o atributo identificador da classe já existe ou não, caso não exista, ele supõe que será preciso fazer um </w:t>
      </w:r>
      <w:r>
        <w:rPr>
          <w:i/>
          <w:iCs/>
        </w:rPr>
        <w:t>Insert</w:t>
      </w:r>
      <w:r>
        <w:t xml:space="preserve"> no banco de dados, e caso exista, será feito um </w:t>
      </w:r>
      <w:r>
        <w:rPr>
          <w:i/>
          <w:iCs/>
        </w:rPr>
        <w:t xml:space="preserve">update. </w:t>
      </w:r>
      <w:r>
        <w:t xml:space="preserve"> E quando é feito um </w:t>
      </w:r>
      <w:r>
        <w:rPr>
          <w:i/>
          <w:iCs/>
        </w:rPr>
        <w:t>insert</w:t>
      </w:r>
      <w:r>
        <w:t>, o Hibernate seta automaticamente no objeto persistido o identificador que foi acabado de ser criado no banco de dados.</w:t>
      </w:r>
    </w:p>
    <w:p w:rsidR="00DD7857" w:rsidRDefault="008A7D50">
      <w:pPr>
        <w:pStyle w:val="Textbody"/>
      </w:pPr>
      <w:r>
        <w:t xml:space="preserve">Como o Log4j foi o framework usado para ser feito os </w:t>
      </w:r>
      <w:r>
        <w:rPr>
          <w:i/>
          <w:iCs/>
        </w:rPr>
        <w:t>logs</w:t>
      </w:r>
      <w:r>
        <w:t xml:space="preserve"> de toda a aplicação, com a propriedade de configuração identificada pela chave </w:t>
      </w:r>
      <w:r>
        <w:rPr>
          <w:i/>
          <w:iCs/>
        </w:rPr>
        <w:t>show_sql setada</w:t>
      </w:r>
      <w:r>
        <w:t xml:space="preserve"> para “</w:t>
      </w:r>
      <w:r>
        <w:rPr>
          <w:i/>
          <w:iCs/>
        </w:rPr>
        <w:t>true</w:t>
      </w:r>
      <w:r>
        <w:t xml:space="preserve">”, o Hibernate fica configurado para criar </w:t>
      </w:r>
      <w:r>
        <w:rPr>
          <w:i/>
          <w:iCs/>
        </w:rPr>
        <w:t>logs</w:t>
      </w:r>
      <w:r>
        <w:t xml:space="preserve"> do que está sendo enviado no banco.</w:t>
      </w:r>
    </w:p>
    <w:p w:rsidR="00DD7857" w:rsidRDefault="00DD7857">
      <w:pPr>
        <w:pStyle w:val="Textbody"/>
      </w:pPr>
    </w:p>
    <w:p w:rsidR="00DD7857" w:rsidRDefault="008A7D50" w:rsidP="00DD7857">
      <w:pPr>
        <w:pStyle w:val="Heading2"/>
      </w:pPr>
      <w:bookmarkStart w:id="1018" w:name="_Toc270320289"/>
      <w:r>
        <w:t>O Design Pattern Singleton</w:t>
      </w:r>
      <w:bookmarkEnd w:id="1018"/>
    </w:p>
    <w:p w:rsidR="00DD7857" w:rsidRDefault="00DD7857">
      <w:pPr>
        <w:pStyle w:val="Standard"/>
      </w:pPr>
    </w:p>
    <w:p w:rsidR="00DD7857" w:rsidDel="001603AD" w:rsidRDefault="008A7D50" w:rsidP="001263F2">
      <w:pPr>
        <w:pStyle w:val="Textbody"/>
        <w:keepNext/>
        <w:rPr>
          <w:del w:id="1019" w:author="eduardo.pichler" w:date="2010-08-23T10:14:00Z"/>
        </w:rPr>
        <w:pPrChange w:id="1020" w:author="eduardo.pichler" w:date="2010-08-23T10:14:00Z">
          <w:pPr>
            <w:pStyle w:val="Textbody"/>
          </w:pPr>
        </w:pPrChange>
      </w:pPr>
      <w:r>
        <w:t xml:space="preserve">Ao iniciar a aplicação, um </w:t>
      </w:r>
      <w:r>
        <w:rPr>
          <w:i/>
          <w:iCs/>
        </w:rPr>
        <w:t>login</w:t>
      </w:r>
      <w:r>
        <w:t xml:space="preserve"> é requerido, tanto por segurança quanto para que posteriormente o DBA poder saber quem fez as alterações nos objetos que possuem o atributo “Usuário”.</w:t>
      </w:r>
    </w:p>
    <w:p w:rsidR="001603AD" w:rsidRDefault="001603AD" w:rsidP="001263F2">
      <w:pPr>
        <w:pStyle w:val="Textbody"/>
        <w:rPr>
          <w:ins w:id="1021" w:author="eduardo.pichler" w:date="2010-08-23T10:22:00Z"/>
        </w:rPr>
        <w:pPrChange w:id="1022" w:author="eduardo.pichler" w:date="2010-08-23T10:14:00Z">
          <w:pPr>
            <w:pStyle w:val="Textbody"/>
          </w:pPr>
        </w:pPrChange>
      </w:pPr>
    </w:p>
    <w:p w:rsidR="001603AD" w:rsidRDefault="001603AD" w:rsidP="001603AD">
      <w:pPr>
        <w:pStyle w:val="Textbody"/>
        <w:keepNext/>
        <w:jc w:val="center"/>
        <w:rPr>
          <w:ins w:id="1023" w:author="eduardo.pichler" w:date="2010-08-23T10:22:00Z"/>
        </w:rPr>
      </w:pPr>
      <w:ins w:id="1024" w:author="eduardo.pichler" w:date="2010-08-23T10:22:00Z">
        <w:r>
          <w:rPr>
            <w:noProof/>
          </w:rPr>
          <w:drawing>
            <wp:inline distT="0" distB="0" distL="0" distR="0">
              <wp:extent cx="4032720" cy="1409040"/>
              <wp:effectExtent l="0" t="0" r="0" b="0"/>
              <wp:docPr id="72" name="figura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alphaModFix/>
                        <a:lum/>
                      </a:blip>
                      <a:srcRect/>
                      <a:stretch>
                        <a:fillRect/>
                      </a:stretch>
                    </pic:blipFill>
                    <pic:spPr>
                      <a:xfrm>
                        <a:off x="0" y="0"/>
                        <a:ext cx="4032720" cy="1409040"/>
                      </a:xfrm>
                      <a:prstGeom prst="rect">
                        <a:avLst/>
                      </a:prstGeom>
                      <a:noFill/>
                      <a:ln>
                        <a:noFill/>
                        <a:prstDash/>
                      </a:ln>
                    </pic:spPr>
                  </pic:pic>
                </a:graphicData>
              </a:graphic>
            </wp:inline>
          </w:drawing>
        </w:r>
      </w:ins>
    </w:p>
    <w:p w:rsidR="001603AD" w:rsidRDefault="001603AD" w:rsidP="001603AD">
      <w:pPr>
        <w:pStyle w:val="Legenda"/>
        <w:jc w:val="center"/>
        <w:rPr>
          <w:ins w:id="1025" w:author="eduardo.pichler" w:date="2010-08-23T10:22:00Z"/>
        </w:rPr>
      </w:pPr>
      <w:ins w:id="1026" w:author="eduardo.pichler" w:date="2010-08-23T10:22:00Z">
        <w:r>
          <w:t xml:space="preserve">Figura </w:t>
        </w:r>
        <w:r>
          <w:fldChar w:fldCharType="begin"/>
        </w:r>
        <w:r>
          <w:instrText xml:space="preserve"> SEQ Figura \* ARABIC </w:instrText>
        </w:r>
        <w:r>
          <w:fldChar w:fldCharType="separate"/>
        </w:r>
      </w:ins>
      <w:ins w:id="1027" w:author="eduardo.pichler" w:date="2010-08-23T10:33:00Z">
        <w:r w:rsidR="00DF598C">
          <w:rPr>
            <w:noProof/>
          </w:rPr>
          <w:t>18</w:t>
        </w:r>
      </w:ins>
      <w:ins w:id="1028" w:author="eduardo.pichler" w:date="2010-08-23T10:22:00Z">
        <w:r>
          <w:fldChar w:fldCharType="end"/>
        </w:r>
        <w:r>
          <w:t xml:space="preserve">: </w:t>
        </w:r>
        <w:r w:rsidRPr="00151FE7">
          <w:t>Tela de login do sistema</w:t>
        </w:r>
      </w:ins>
    </w:p>
    <w:p w:rsidR="00DD7857" w:rsidDel="001263F2" w:rsidRDefault="00DD7857" w:rsidP="001263F2">
      <w:pPr>
        <w:pStyle w:val="Textbody"/>
        <w:rPr>
          <w:del w:id="1029" w:author="eduardo.pichler" w:date="2010-08-23T10:14:00Z"/>
        </w:rPr>
        <w:pPrChange w:id="1030" w:author="eduardo.pichler" w:date="2010-08-23T10:14:00Z">
          <w:pPr>
            <w:pStyle w:val="Textbody"/>
          </w:pPr>
        </w:pPrChange>
      </w:pPr>
      <w:del w:id="1031" w:author="eduardo.pichler" w:date="2010-08-23T10:13:00Z">
        <w:r w:rsidRPr="00DD7857" w:rsidDel="001263F2">
          <w:pict>
            <v:shape id="Quadro14" o:spid="_x0000_s1043" type="#_x0000_t202" style="position:absolute;left:0;text-align:left;margin-left:0;margin-top:.05pt;width:439.85pt;height:134.4pt;z-index:251647488;visibility:visible;mso-position-horizontal:center;mso-position-vertical-relative:margin" filled="f" stroked="f">
              <v:textbox style="mso-rotate-with-shape:t" inset="0,0,0,0">
                <w:txbxContent>
                  <w:p w:rsidR="008A7D50" w:rsidRDefault="008A7D50">
                    <w:pPr>
                      <w:pStyle w:val="Imagem"/>
                    </w:pPr>
                    <w:del w:id="1032" w:author="eduardo.pichler" w:date="2010-08-23T10:12:00Z">
                      <w:r w:rsidDel="001263F2">
                        <w:rPr>
                          <w:noProof/>
                        </w:rPr>
                        <w:drawing>
                          <wp:inline distT="0" distB="0" distL="0" distR="0">
                            <wp:extent cx="4032720" cy="1409040"/>
                            <wp:effectExtent l="0" t="0" r="0" b="0"/>
                            <wp:docPr id="17" name="figura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alphaModFix/>
                                      <a:lum/>
                                    </a:blip>
                                    <a:srcRect/>
                                    <a:stretch>
                                      <a:fillRect/>
                                    </a:stretch>
                                  </pic:blipFill>
                                  <pic:spPr>
                                    <a:xfrm>
                                      <a:off x="0" y="0"/>
                                      <a:ext cx="4032720" cy="1409040"/>
                                    </a:xfrm>
                                    <a:prstGeom prst="rect">
                                      <a:avLst/>
                                    </a:prstGeom>
                                    <a:noFill/>
                                    <a:ln>
                                      <a:noFill/>
                                      <a:prstDash/>
                                    </a:ln>
                                  </pic:spPr>
                                </pic:pic>
                              </a:graphicData>
                            </a:graphic>
                          </wp:inline>
                        </w:drawing>
                      </w:r>
                    </w:del>
                    <w:r>
                      <w:t xml:space="preserve">Figura 17: </w:t>
                    </w:r>
                    <w:del w:id="1033" w:author="eduardo.pichler" w:date="2010-08-23T10:12:00Z">
                      <w:r w:rsidDel="001263F2">
                        <w:delText>Tela de login do sistema</w:delText>
                      </w:r>
                    </w:del>
                  </w:p>
                </w:txbxContent>
              </v:textbox>
              <w10:wrap type="topAndBottom" anchory="margin"/>
            </v:shape>
          </w:pict>
        </w:r>
      </w:del>
    </w:p>
    <w:p w:rsidR="001263F2" w:rsidRDefault="001263F2" w:rsidP="001263F2">
      <w:pPr>
        <w:pStyle w:val="Textbody"/>
        <w:keepNext/>
        <w:rPr>
          <w:ins w:id="1034" w:author="eduardo.pichler" w:date="2010-08-23T10:13:00Z"/>
        </w:rPr>
        <w:pPrChange w:id="1035" w:author="eduardo.pichler" w:date="2010-08-23T10:14:00Z">
          <w:pPr>
            <w:pStyle w:val="Textbody"/>
          </w:pPr>
        </w:pPrChange>
      </w:pPr>
    </w:p>
    <w:p w:rsidR="00DD7857" w:rsidRDefault="008A7D50" w:rsidP="001263F2">
      <w:pPr>
        <w:pStyle w:val="Textbody"/>
        <w:pPrChange w:id="1036" w:author="eduardo.pichler" w:date="2010-08-23T10:14:00Z">
          <w:pPr>
            <w:pStyle w:val="Textbody"/>
          </w:pPr>
        </w:pPrChange>
      </w:pPr>
      <w:r>
        <w:t xml:space="preserve">Ao clicar no botão “entrar”, um objeto do tipo UsuarioHome é criado. Esse objeto possui o método “findByLoginAndPass” que retorna o usuário que possui o </w:t>
      </w:r>
      <w:r>
        <w:rPr>
          <w:i/>
          <w:iCs/>
        </w:rPr>
        <w:t>login</w:t>
      </w:r>
      <w:r>
        <w:t xml:space="preserve"> e senha fornecido. Caso retorne um usuário, o </w:t>
      </w:r>
      <w:r>
        <w:rPr>
          <w:i/>
          <w:iCs/>
        </w:rPr>
        <w:t>login</w:t>
      </w:r>
      <w:r>
        <w:t xml:space="preserve"> é efetuado, caso o método retorne um objeto nulo, uma mensagem de erro é mostrada.</w:t>
      </w:r>
    </w:p>
    <w:p w:rsidR="001263F2" w:rsidRDefault="001263F2" w:rsidP="001263F2">
      <w:pPr>
        <w:pStyle w:val="Textbody"/>
        <w:keepNext/>
        <w:jc w:val="center"/>
        <w:rPr>
          <w:ins w:id="1037" w:author="eduardo.pichler" w:date="2010-08-23T10:14:00Z"/>
        </w:rPr>
        <w:pPrChange w:id="1038" w:author="eduardo.pichler" w:date="2010-08-23T10:14:00Z">
          <w:pPr>
            <w:pStyle w:val="Textbody"/>
            <w:jc w:val="center"/>
          </w:pPr>
        </w:pPrChange>
      </w:pPr>
      <w:moveToRangeStart w:id="1039" w:author="eduardo.pichler" w:date="2010-08-23T10:14:00Z" w:name="move270321742"/>
      <w:moveTo w:id="1040" w:author="eduardo.pichler" w:date="2010-08-23T10:14:00Z">
        <w:r>
          <w:rPr>
            <w:noProof/>
          </w:rPr>
          <w:lastRenderedPageBreak/>
          <w:drawing>
            <wp:inline distT="0" distB="0" distL="0" distR="0">
              <wp:extent cx="3704040" cy="1397160"/>
              <wp:effectExtent l="0" t="0" r="0" b="0"/>
              <wp:docPr id="64" name="figura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alphaModFix/>
                        <a:lum/>
                      </a:blip>
                      <a:srcRect/>
                      <a:stretch>
                        <a:fillRect/>
                      </a:stretch>
                    </pic:blipFill>
                    <pic:spPr>
                      <a:xfrm>
                        <a:off x="0" y="0"/>
                        <a:ext cx="3704040" cy="1397160"/>
                      </a:xfrm>
                      <a:prstGeom prst="rect">
                        <a:avLst/>
                      </a:prstGeom>
                      <a:noFill/>
                      <a:ln>
                        <a:noFill/>
                        <a:prstDash/>
                      </a:ln>
                    </pic:spPr>
                  </pic:pic>
                </a:graphicData>
              </a:graphic>
            </wp:inline>
          </w:drawing>
        </w:r>
      </w:moveTo>
      <w:moveToRangeEnd w:id="1039"/>
    </w:p>
    <w:p w:rsidR="001263F2" w:rsidRDefault="001263F2" w:rsidP="001263F2">
      <w:pPr>
        <w:pStyle w:val="Legenda"/>
        <w:jc w:val="center"/>
        <w:rPr>
          <w:ins w:id="1041" w:author="eduardo.pichler" w:date="2010-08-23T10:14:00Z"/>
        </w:rPr>
        <w:pPrChange w:id="1042" w:author="eduardo.pichler" w:date="2010-08-23T10:14:00Z">
          <w:pPr>
            <w:pStyle w:val="Legenda"/>
          </w:pPr>
        </w:pPrChange>
      </w:pPr>
      <w:ins w:id="1043" w:author="eduardo.pichler" w:date="2010-08-23T10:14:00Z">
        <w:r>
          <w:t xml:space="preserve">Figura </w:t>
        </w:r>
        <w:r>
          <w:fldChar w:fldCharType="begin"/>
        </w:r>
        <w:r>
          <w:instrText xml:space="preserve"> SEQ Figura \* ARABIC </w:instrText>
        </w:r>
      </w:ins>
      <w:r>
        <w:fldChar w:fldCharType="separate"/>
      </w:r>
      <w:ins w:id="1044" w:author="eduardo.pichler" w:date="2010-08-23T10:33:00Z">
        <w:r w:rsidR="00DF598C">
          <w:rPr>
            <w:noProof/>
          </w:rPr>
          <w:t>19</w:t>
        </w:r>
      </w:ins>
      <w:ins w:id="1045" w:author="eduardo.pichler" w:date="2010-08-23T10:14:00Z">
        <w:r>
          <w:fldChar w:fldCharType="end"/>
        </w:r>
        <w:r w:rsidRPr="00C13AB5">
          <w:t>:  Tela de erro do Login</w:t>
        </w:r>
      </w:ins>
    </w:p>
    <w:p w:rsidR="00DD7857" w:rsidRDefault="00DD7857" w:rsidP="001263F2">
      <w:pPr>
        <w:pStyle w:val="Textbody"/>
        <w:jc w:val="center"/>
        <w:pPrChange w:id="1046" w:author="eduardo.pichler" w:date="2010-08-23T10:14:00Z">
          <w:pPr>
            <w:pStyle w:val="Textbody"/>
          </w:pPr>
        </w:pPrChange>
      </w:pPr>
      <w:del w:id="1047" w:author="eduardo.pichler" w:date="2010-08-23T10:14:00Z">
        <w:r w:rsidRPr="00DD7857" w:rsidDel="001263F2">
          <w:pict>
            <v:shape id="Quadro20" o:spid="_x0000_s1044" type="#_x0000_t202" style="position:absolute;left:0;text-align:left;margin-left:81.25pt;margin-top:8.35pt;width:291pt;height:117.75pt;z-index:251637248;visibility:visible" filled="f" stroked="f">
              <v:textbox style="mso-rotate-with-shape:t" inset="0,0,0,0">
                <w:txbxContent>
                  <w:p w:rsidR="008A7D50" w:rsidRDefault="008A7D50">
                    <w:pPr>
                      <w:pStyle w:val="Illustration"/>
                    </w:pPr>
                    <w:r>
                      <w:t>Ilustração I:.</w:t>
                    </w:r>
                  </w:p>
                </w:txbxContent>
              </v:textbox>
              <w10:wrap type="topAndBottom"/>
            </v:shape>
          </w:pict>
        </w:r>
      </w:del>
      <w:del w:id="1048" w:author="eduardo.pichler" w:date="2010-08-23T10:13:00Z">
        <w:r w:rsidRPr="00DD7857" w:rsidDel="001263F2">
          <w:pict>
            <v:shape id="Quadro15" o:spid="_x0000_s1045" type="#_x0000_t202" style="position:absolute;left:0;text-align:left;margin-left:0;margin-top:.05pt;width:435.35pt;height:132.75pt;z-index:251648512;visibility:visible;mso-position-horizontal:center;mso-position-vertical-relative:margin" filled="f" stroked="f">
              <v:textbox style="mso-rotate-with-shape:t" inset="0,0,0,0">
                <w:txbxContent>
                  <w:p w:rsidR="008A7D50" w:rsidRDefault="008A7D50">
                    <w:pPr>
                      <w:pStyle w:val="Imagem"/>
                    </w:pPr>
                    <w:moveFromRangeStart w:id="1049" w:author="eduardo.pichler" w:date="2010-08-23T10:14:00Z" w:name="move270321742"/>
                    <w:moveFrom w:id="1050" w:author="eduardo.pichler" w:date="2010-08-23T10:14:00Z">
                      <w:r w:rsidDel="001263F2">
                        <w:rPr>
                          <w:noProof/>
                        </w:rPr>
                        <w:drawing>
                          <wp:inline distT="0" distB="0" distL="0" distR="0">
                            <wp:extent cx="3704040" cy="1397160"/>
                            <wp:effectExtent l="0" t="0" r="0" b="0"/>
                            <wp:docPr id="18" name="figura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alphaModFix/>
                                      <a:lum/>
                                    </a:blip>
                                    <a:srcRect/>
                                    <a:stretch>
                                      <a:fillRect/>
                                    </a:stretch>
                                  </pic:blipFill>
                                  <pic:spPr>
                                    <a:xfrm>
                                      <a:off x="0" y="0"/>
                                      <a:ext cx="3704040" cy="1397160"/>
                                    </a:xfrm>
                                    <a:prstGeom prst="rect">
                                      <a:avLst/>
                                    </a:prstGeom>
                                    <a:noFill/>
                                    <a:ln>
                                      <a:noFill/>
                                      <a:prstDash/>
                                    </a:ln>
                                  </pic:spPr>
                                </pic:pic>
                              </a:graphicData>
                            </a:graphic>
                          </wp:inline>
                        </w:drawing>
                      </w:r>
                    </w:moveFrom>
                    <w:moveFromRangeEnd w:id="1049"/>
                    <w:del w:id="1051" w:author="eduardo.pichler" w:date="2010-08-23T10:13:00Z">
                      <w:r w:rsidDel="001263F2">
                        <w:delText>Figura 18: Tela de erro do Login</w:delText>
                      </w:r>
                    </w:del>
                  </w:p>
                </w:txbxContent>
              </v:textbox>
              <w10:wrap type="topAndBottom" anchory="margin"/>
            </v:shape>
          </w:pict>
        </w:r>
      </w:del>
    </w:p>
    <w:p w:rsidR="00DD7857" w:rsidRDefault="008A7D50">
      <w:pPr>
        <w:pStyle w:val="Textbody"/>
      </w:pPr>
      <w:r>
        <w:t xml:space="preserve">Caso o </w:t>
      </w:r>
      <w:r>
        <w:rPr>
          <w:i/>
          <w:iCs/>
        </w:rPr>
        <w:t>login</w:t>
      </w:r>
      <w:r>
        <w:t xml:space="preserve"> seja válido, é mostrado instantaneamente a tela inicial do sistema ao usuário.  Mas ocorrem alguns processos nesse meio tempo. É preciso além de setar qual usuário está logado, carregar algumas configurações de sistema, e se não existirem, serem criadas com os valores </w:t>
      </w:r>
      <w:r>
        <w:rPr>
          <w:i/>
          <w:iCs/>
        </w:rPr>
        <w:t>default.</w:t>
      </w:r>
    </w:p>
    <w:p w:rsidR="00DD7857" w:rsidRDefault="008A7D50">
      <w:pPr>
        <w:pStyle w:val="Textbody"/>
      </w:pPr>
      <w:r>
        <w:t xml:space="preserve">Um objeto que foi codificado chamado </w:t>
      </w:r>
      <w:r>
        <w:rPr>
          <w:i/>
          <w:iCs/>
        </w:rPr>
        <w:t>Application</w:t>
      </w:r>
      <w:r>
        <w:t xml:space="preserve"> simula a sessão do usuário logado. Assim que é feito o </w:t>
      </w:r>
      <w:r>
        <w:rPr>
          <w:i/>
          <w:iCs/>
        </w:rPr>
        <w:t>login</w:t>
      </w:r>
      <w:r>
        <w:t xml:space="preserve"> e o usuario logado é carregado do banco, é guardado para essa classe em memória. Através do objeto </w:t>
      </w:r>
      <w:r>
        <w:rPr>
          <w:i/>
          <w:iCs/>
        </w:rPr>
        <w:t>Application</w:t>
      </w:r>
      <w:r>
        <w:t xml:space="preserve"> podemos carregar as configurações do sistema. Como atributo dele foi criado um objeto instancia da classe </w:t>
      </w:r>
      <w:r>
        <w:rPr>
          <w:i/>
          <w:iCs/>
        </w:rPr>
        <w:t>XMLConfiguration</w:t>
      </w:r>
      <w:r>
        <w:t xml:space="preserve"> do framework </w:t>
      </w:r>
      <w:r>
        <w:rPr>
          <w:i/>
          <w:iCs/>
        </w:rPr>
        <w:t>CommonsConfiguration</w:t>
      </w:r>
      <w:r>
        <w:t xml:space="preserve">. O objeto </w:t>
      </w:r>
      <w:r>
        <w:rPr>
          <w:i/>
          <w:iCs/>
        </w:rPr>
        <w:t>Application</w:t>
      </w:r>
      <w:r>
        <w:t xml:space="preserve"> verifica se existe um arquivo de configuração criado por ele no pasta raiz de onde está o programa, e caso não exista, ele cria esse arquivo, e cria todas as configurações na memória para em seguida salvá-las </w:t>
      </w:r>
      <w:r>
        <w:rPr>
          <w:i/>
          <w:iCs/>
        </w:rPr>
        <w:t>serializando</w:t>
      </w:r>
      <w:r>
        <w:t xml:space="preserve"> o em XML e usando os próprios métodos do objeto </w:t>
      </w:r>
      <w:r>
        <w:rPr>
          <w:i/>
          <w:iCs/>
        </w:rPr>
        <w:t>XMLConfiguration</w:t>
      </w:r>
      <w:r>
        <w:t>.</w:t>
      </w:r>
    </w:p>
    <w:p w:rsidR="00DD7857" w:rsidRDefault="008A7D50">
      <w:pPr>
        <w:pStyle w:val="Textbody"/>
      </w:pPr>
      <w:r>
        <w:t xml:space="preserve">Também é setado o usuário para a aplicação no objeto </w:t>
      </w:r>
      <w:r>
        <w:rPr>
          <w:i/>
          <w:iCs/>
        </w:rPr>
        <w:t>Application</w:t>
      </w:r>
      <w:r>
        <w:t>, que possui o atributo do tipo Usuário.</w:t>
      </w:r>
    </w:p>
    <w:p w:rsidR="00DD7857" w:rsidRDefault="008A7D50">
      <w:pPr>
        <w:pStyle w:val="Textbody"/>
      </w:pPr>
      <w:r>
        <w:t>Então é criado o formulário principal e e setado o nome do usuário logado  na barra de título  e finalmente, o formulário principal é mostrado.</w:t>
      </w:r>
    </w:p>
    <w:p w:rsidR="00DD7857" w:rsidRDefault="008A7D50">
      <w:pPr>
        <w:pStyle w:val="Textbody"/>
      </w:pPr>
      <w:r>
        <w:t xml:space="preserve">No entanto, o Hibernate demora alguns segundos para iniciar, conforme o hardware que está o software instalado, pois ele tem que fazer os mapeamentos, a conexão com o banco, fazer </w:t>
      </w:r>
      <w:r>
        <w:rPr>
          <w:i/>
          <w:iCs/>
        </w:rPr>
        <w:t>parser</w:t>
      </w:r>
      <w:r>
        <w:t xml:space="preserve"> dos XMLs, etc, então, ainda no construtor da classe </w:t>
      </w:r>
      <w:r>
        <w:rPr>
          <w:i/>
          <w:iCs/>
        </w:rPr>
        <w:t>Application</w:t>
      </w:r>
      <w:r>
        <w:t>, foi criado um thread que chama um método qualquer do Hibernate, para que ele vá sendo iniciado enquanto ainda o usuário está digitando sua senha.</w:t>
      </w:r>
    </w:p>
    <w:p w:rsidR="00DD7857" w:rsidRDefault="008A7D50">
      <w:pPr>
        <w:pStyle w:val="Textbody"/>
      </w:pPr>
      <w:r>
        <w:rPr>
          <w:i/>
          <w:iCs/>
        </w:rPr>
        <w:t>Application</w:t>
      </w:r>
      <w:r>
        <w:t xml:space="preserve"> e </w:t>
      </w:r>
      <w:r>
        <w:rPr>
          <w:i/>
          <w:iCs/>
        </w:rPr>
        <w:t>StartFrame</w:t>
      </w:r>
      <w:r>
        <w:t xml:space="preserve">, que é a classe de formulário principal herdada de </w:t>
      </w:r>
      <w:r>
        <w:rPr>
          <w:i/>
          <w:iCs/>
        </w:rPr>
        <w:t>JFrame</w:t>
      </w:r>
      <w:r>
        <w:t xml:space="preserve">, ambas utilizam esse design </w:t>
      </w:r>
      <w:r>
        <w:rPr>
          <w:i/>
          <w:iCs/>
        </w:rPr>
        <w:t>pattern</w:t>
      </w:r>
      <w:r>
        <w:t>, uma vez que somente uma instancia delas deve existir por aplicação, e também devem estar acessíveis de qualquer lugar ou objeto. Para fazer a implementação desse design pattern em um objeto, em java é necessário codificar da seguinte forma:</w:t>
      </w:r>
    </w:p>
    <w:p w:rsidR="00DD7857" w:rsidRDefault="008A7D50">
      <w:pPr>
        <w:pStyle w:val="javacode"/>
      </w:pPr>
      <w:r>
        <w:lastRenderedPageBreak/>
        <w:tab/>
      </w:r>
      <w:r>
        <w:rPr>
          <w:rFonts w:ascii="Courier New" w:hAnsi="Courier New"/>
          <w:color w:val="auto"/>
          <w:sz w:val="20"/>
        </w:rPr>
        <w:t>public class ObjetoUnico{</w:t>
      </w:r>
    </w:p>
    <w:p w:rsidR="00DD7857" w:rsidRDefault="008A7D50">
      <w:pPr>
        <w:pStyle w:val="javacode"/>
        <w:rPr>
          <w:rFonts w:ascii="Courier New" w:hAnsi="Courier New"/>
          <w:color w:val="auto"/>
          <w:sz w:val="20"/>
        </w:rPr>
      </w:pPr>
      <w:r>
        <w:rPr>
          <w:rFonts w:ascii="Courier New" w:hAnsi="Courier New"/>
          <w:color w:val="auto"/>
          <w:sz w:val="20"/>
        </w:rPr>
        <w:tab/>
      </w:r>
      <w:r>
        <w:rPr>
          <w:rFonts w:ascii="Courier New" w:hAnsi="Courier New"/>
          <w:color w:val="auto"/>
          <w:sz w:val="20"/>
        </w:rPr>
        <w:tab/>
        <w:t>private static ObjetUnico instance;</w:t>
      </w:r>
    </w:p>
    <w:p w:rsidR="00DD7857" w:rsidRDefault="008A7D50">
      <w:pPr>
        <w:pStyle w:val="javacode"/>
        <w:rPr>
          <w:rFonts w:ascii="Courier New" w:hAnsi="Courier New"/>
          <w:color w:val="auto"/>
          <w:sz w:val="20"/>
        </w:rPr>
      </w:pPr>
      <w:r>
        <w:rPr>
          <w:rFonts w:ascii="Courier New" w:hAnsi="Courier New"/>
          <w:color w:val="auto"/>
          <w:sz w:val="20"/>
        </w:rPr>
        <w:tab/>
      </w:r>
      <w:r>
        <w:rPr>
          <w:rFonts w:ascii="Courier New" w:hAnsi="Courier New"/>
          <w:color w:val="auto"/>
          <w:sz w:val="20"/>
        </w:rPr>
        <w:tab/>
        <w:t>private ObjetoUnico(){</w:t>
      </w:r>
    </w:p>
    <w:p w:rsidR="00DD7857" w:rsidRDefault="008A7D50">
      <w:pPr>
        <w:pStyle w:val="javacode"/>
        <w:rPr>
          <w:rFonts w:ascii="Courier New" w:hAnsi="Courier New"/>
          <w:color w:val="auto"/>
          <w:sz w:val="20"/>
        </w:rPr>
      </w:pPr>
      <w:r>
        <w:rPr>
          <w:rFonts w:ascii="Courier New" w:hAnsi="Courier New"/>
          <w:color w:val="auto"/>
          <w:sz w:val="20"/>
        </w:rPr>
        <w:tab/>
      </w:r>
      <w:r>
        <w:rPr>
          <w:rFonts w:ascii="Courier New" w:hAnsi="Courier New"/>
          <w:color w:val="auto"/>
          <w:sz w:val="20"/>
        </w:rPr>
        <w:tab/>
        <w:t>}</w:t>
      </w:r>
    </w:p>
    <w:p w:rsidR="00DD7857" w:rsidRDefault="008A7D50">
      <w:pPr>
        <w:pStyle w:val="javacode"/>
        <w:rPr>
          <w:rFonts w:ascii="Courier New" w:hAnsi="Courier New"/>
          <w:color w:val="auto"/>
          <w:sz w:val="20"/>
        </w:rPr>
      </w:pPr>
      <w:r>
        <w:rPr>
          <w:rFonts w:ascii="Courier New" w:hAnsi="Courier New"/>
          <w:color w:val="auto"/>
          <w:sz w:val="20"/>
        </w:rPr>
        <w:tab/>
      </w:r>
      <w:r>
        <w:rPr>
          <w:rFonts w:ascii="Courier New" w:hAnsi="Courier New"/>
          <w:color w:val="auto"/>
          <w:sz w:val="20"/>
        </w:rPr>
        <w:tab/>
        <w:t>public static ObjetoUnico getCurrentInstance(){</w:t>
      </w:r>
    </w:p>
    <w:p w:rsidR="00DD7857" w:rsidRDefault="008A7D50">
      <w:pPr>
        <w:pStyle w:val="javacode"/>
        <w:rPr>
          <w:rFonts w:ascii="Courier New" w:hAnsi="Courier New"/>
          <w:color w:val="auto"/>
          <w:sz w:val="20"/>
        </w:rPr>
      </w:pPr>
      <w:r>
        <w:rPr>
          <w:rFonts w:ascii="Courier New" w:hAnsi="Courier New"/>
          <w:color w:val="auto"/>
          <w:sz w:val="20"/>
        </w:rPr>
        <w:tab/>
      </w:r>
      <w:r>
        <w:rPr>
          <w:rFonts w:ascii="Courier New" w:hAnsi="Courier New"/>
          <w:color w:val="auto"/>
          <w:sz w:val="20"/>
        </w:rPr>
        <w:tab/>
      </w:r>
      <w:r>
        <w:rPr>
          <w:rFonts w:ascii="Courier New" w:hAnsi="Courier New"/>
          <w:color w:val="auto"/>
          <w:sz w:val="20"/>
        </w:rPr>
        <w:tab/>
        <w:t>if(instance == null){</w:t>
      </w:r>
    </w:p>
    <w:p w:rsidR="00DD7857" w:rsidRDefault="008A7D50">
      <w:pPr>
        <w:pStyle w:val="javacode"/>
        <w:rPr>
          <w:rFonts w:ascii="Courier New" w:hAnsi="Courier New"/>
          <w:color w:val="auto"/>
          <w:sz w:val="20"/>
        </w:rPr>
      </w:pPr>
      <w:r>
        <w:rPr>
          <w:rFonts w:ascii="Courier New" w:hAnsi="Courier New"/>
          <w:color w:val="auto"/>
          <w:sz w:val="20"/>
        </w:rPr>
        <w:tab/>
      </w:r>
      <w:r>
        <w:rPr>
          <w:rFonts w:ascii="Courier New" w:hAnsi="Courier New"/>
          <w:color w:val="auto"/>
          <w:sz w:val="20"/>
        </w:rPr>
        <w:tab/>
      </w:r>
      <w:r>
        <w:rPr>
          <w:rFonts w:ascii="Courier New" w:hAnsi="Courier New"/>
          <w:color w:val="auto"/>
          <w:sz w:val="20"/>
        </w:rPr>
        <w:tab/>
      </w:r>
      <w:r>
        <w:rPr>
          <w:rFonts w:ascii="Courier New" w:hAnsi="Courier New"/>
          <w:color w:val="auto"/>
          <w:sz w:val="20"/>
        </w:rPr>
        <w:tab/>
        <w:t>instance = new ObjetoUnico();</w:t>
      </w:r>
    </w:p>
    <w:p w:rsidR="00DD7857" w:rsidRDefault="008A7D50">
      <w:pPr>
        <w:pStyle w:val="javacode"/>
        <w:rPr>
          <w:rFonts w:ascii="Courier New" w:hAnsi="Courier New"/>
          <w:color w:val="auto"/>
          <w:sz w:val="20"/>
        </w:rPr>
      </w:pPr>
      <w:r>
        <w:rPr>
          <w:rFonts w:ascii="Courier New" w:hAnsi="Courier New"/>
          <w:color w:val="auto"/>
          <w:sz w:val="20"/>
        </w:rPr>
        <w:tab/>
      </w:r>
      <w:r>
        <w:rPr>
          <w:rFonts w:ascii="Courier New" w:hAnsi="Courier New"/>
          <w:color w:val="auto"/>
          <w:sz w:val="20"/>
        </w:rPr>
        <w:tab/>
      </w:r>
      <w:r>
        <w:rPr>
          <w:rFonts w:ascii="Courier New" w:hAnsi="Courier New"/>
          <w:color w:val="auto"/>
          <w:sz w:val="20"/>
        </w:rPr>
        <w:tab/>
        <w:t>}</w:t>
      </w:r>
    </w:p>
    <w:p w:rsidR="00DD7857" w:rsidRDefault="008A7D50">
      <w:pPr>
        <w:pStyle w:val="javacode"/>
        <w:rPr>
          <w:rFonts w:ascii="Courier New" w:hAnsi="Courier New"/>
          <w:color w:val="auto"/>
          <w:sz w:val="20"/>
        </w:rPr>
      </w:pPr>
      <w:r>
        <w:rPr>
          <w:rFonts w:ascii="Courier New" w:hAnsi="Courier New"/>
          <w:color w:val="auto"/>
          <w:sz w:val="20"/>
        </w:rPr>
        <w:tab/>
      </w:r>
      <w:r>
        <w:rPr>
          <w:rFonts w:ascii="Courier New" w:hAnsi="Courier New"/>
          <w:color w:val="auto"/>
          <w:sz w:val="20"/>
        </w:rPr>
        <w:tab/>
      </w:r>
      <w:r>
        <w:rPr>
          <w:rFonts w:ascii="Courier New" w:hAnsi="Courier New"/>
          <w:color w:val="auto"/>
          <w:sz w:val="20"/>
        </w:rPr>
        <w:tab/>
        <w:t>return instance;</w:t>
      </w:r>
    </w:p>
    <w:p w:rsidR="00DD7857" w:rsidRDefault="008A7D50">
      <w:pPr>
        <w:pStyle w:val="javacode"/>
        <w:rPr>
          <w:rFonts w:ascii="Courier New" w:hAnsi="Courier New"/>
          <w:color w:val="auto"/>
          <w:sz w:val="20"/>
        </w:rPr>
      </w:pPr>
      <w:r>
        <w:rPr>
          <w:rFonts w:ascii="Courier New" w:hAnsi="Courier New"/>
          <w:color w:val="auto"/>
          <w:sz w:val="20"/>
        </w:rPr>
        <w:tab/>
      </w:r>
      <w:r>
        <w:rPr>
          <w:rFonts w:ascii="Courier New" w:hAnsi="Courier New"/>
          <w:color w:val="auto"/>
          <w:sz w:val="20"/>
        </w:rPr>
        <w:tab/>
        <w:t>}</w:t>
      </w:r>
    </w:p>
    <w:p w:rsidR="00DD7857" w:rsidRDefault="008A7D50">
      <w:pPr>
        <w:pStyle w:val="javacode"/>
        <w:rPr>
          <w:rFonts w:ascii="Courier New" w:hAnsi="Courier New"/>
          <w:color w:val="auto"/>
          <w:sz w:val="20"/>
        </w:rPr>
      </w:pPr>
      <w:r>
        <w:rPr>
          <w:rFonts w:ascii="Courier New" w:hAnsi="Courier New"/>
          <w:color w:val="auto"/>
          <w:sz w:val="20"/>
        </w:rPr>
        <w:tab/>
        <w:t>}</w:t>
      </w:r>
    </w:p>
    <w:p w:rsidR="00DD7857" w:rsidRDefault="00DD7857">
      <w:pPr>
        <w:pStyle w:val="javacode"/>
        <w:rPr>
          <w:color w:val="auto"/>
          <w:sz w:val="20"/>
        </w:rPr>
      </w:pPr>
    </w:p>
    <w:p w:rsidR="00DD7857" w:rsidRDefault="008A7D50">
      <w:pPr>
        <w:pStyle w:val="Textbody"/>
      </w:pPr>
      <w:r>
        <w:t xml:space="preserve">Usando o atributo do tipo estático, significa que a posição da memória para esse objeto será sempre a mesma, ou seja, não importa quantos objetos sejam criados e chamados, em qualquer parte da aplicação ele será sempre o mesmo. Deve haver muito cuidado ao criar objetos estáticos, pois uma aplicação pode tornar-se um emaranhado de variáveis públicas desorganizadas. Utilizando o </w:t>
      </w:r>
      <w:r>
        <w:rPr>
          <w:i/>
          <w:iCs/>
        </w:rPr>
        <w:t>pattern</w:t>
      </w:r>
      <w:r>
        <w:t xml:space="preserve"> </w:t>
      </w:r>
      <w:r>
        <w:rPr>
          <w:i/>
          <w:iCs/>
        </w:rPr>
        <w:t>singleton</w:t>
      </w:r>
      <w:r>
        <w:t xml:space="preserve"> é uma forma segura e correta de acessar objetos públicos sem que isso aconteça.</w:t>
      </w:r>
    </w:p>
    <w:p w:rsidR="00DD7857" w:rsidRDefault="008A7D50">
      <w:pPr>
        <w:pStyle w:val="Textbody"/>
      </w:pPr>
      <w:r>
        <w:t xml:space="preserve">O método construtor dessa classe está privado com a palavra chave </w:t>
      </w:r>
      <w:r>
        <w:rPr>
          <w:i/>
          <w:iCs/>
        </w:rPr>
        <w:t>private</w:t>
      </w:r>
      <w:r>
        <w:t xml:space="preserve">, isso faz com que não seja possível instanciar essa classe apenas chamando seu método construtor, pois métodos privados só podem ser acessados a partir da própria classe, então o programador é forçado à chamar objeto  </w:t>
      </w:r>
      <w:r>
        <w:rPr>
          <w:i/>
          <w:iCs/>
        </w:rPr>
        <w:t>singleton</w:t>
      </w:r>
      <w:r>
        <w:t xml:space="preserve"> para que possa utilizá-lo, assim não há perigo algum de serem criados dois objetos dessa classe. Caso seja tentado fazer a criação do objeto por outro objeto, é disparado um erro de compilação.</w:t>
      </w:r>
    </w:p>
    <w:p w:rsidR="00DD7857" w:rsidRDefault="00DD7857">
      <w:pPr>
        <w:pStyle w:val="Textbody"/>
        <w:ind w:firstLine="0"/>
      </w:pPr>
    </w:p>
    <w:p w:rsidR="00DD7857" w:rsidRDefault="008A7D50" w:rsidP="00DD7857">
      <w:pPr>
        <w:pStyle w:val="Heading2"/>
      </w:pPr>
      <w:bookmarkStart w:id="1052" w:name="_Toc270320290"/>
      <w:r>
        <w:t>Troca de mensagens e separação de classes distintas</w:t>
      </w:r>
      <w:bookmarkEnd w:id="1052"/>
    </w:p>
    <w:p w:rsidR="00DD7857" w:rsidRDefault="008A7D50">
      <w:pPr>
        <w:pStyle w:val="Textbody"/>
        <w:ind w:firstLine="0"/>
      </w:pPr>
      <w:r>
        <w:tab/>
      </w:r>
    </w:p>
    <w:p w:rsidR="00DD7857" w:rsidRDefault="008A7D50">
      <w:pPr>
        <w:pStyle w:val="Textbody"/>
      </w:pPr>
      <w:r>
        <w:t xml:space="preserve">No método construtor de </w:t>
      </w:r>
      <w:r>
        <w:rPr>
          <w:i/>
          <w:iCs/>
        </w:rPr>
        <w:t>StartFrame</w:t>
      </w:r>
      <w:r>
        <w:t xml:space="preserve">, chama um método privado configuraMenus(). Cada </w:t>
      </w:r>
      <w:r>
        <w:rPr>
          <w:i/>
          <w:iCs/>
        </w:rPr>
        <w:t>JMenuItem</w:t>
      </w:r>
      <w:r>
        <w:t xml:space="preserve"> de cada menu que foi criado na barra de menus possui eventos que foram tratados com a criação de objetos que implementam a interface </w:t>
      </w:r>
      <w:r>
        <w:rPr>
          <w:i/>
          <w:iCs/>
        </w:rPr>
        <w:t>ActionListener</w:t>
      </w:r>
      <w:r>
        <w:t xml:space="preserve">, e que possuem a lógica toda para que ao passo que sejam clicados, tenham acesso à classe do formulário principal </w:t>
      </w:r>
      <w:r>
        <w:rPr>
          <w:i/>
          <w:iCs/>
        </w:rPr>
        <w:t>StartFrame</w:t>
      </w:r>
      <w:r>
        <w:t>, do qual possui métodos públicos onde é possível adicionar novos paineis quando for necessário.</w:t>
      </w:r>
    </w:p>
    <w:p w:rsidR="00DD7857" w:rsidRDefault="008A7D50">
      <w:pPr>
        <w:pStyle w:val="Textbody"/>
        <w:ind w:firstLine="0"/>
      </w:pPr>
      <w:r>
        <w:tab/>
        <w:t xml:space="preserve">Abaixo têm-se uma parte da classe </w:t>
      </w:r>
      <w:r>
        <w:rPr>
          <w:i/>
          <w:iCs/>
        </w:rPr>
        <w:t>StartFrame</w:t>
      </w:r>
      <w:r>
        <w:t xml:space="preserve"> e mostra-se como é construído os menus do formulário Principal:</w:t>
      </w:r>
    </w:p>
    <w:p w:rsidR="00DD7857" w:rsidRDefault="008A7D50">
      <w:pPr>
        <w:pStyle w:val="Textbody"/>
        <w:ind w:firstLine="0"/>
      </w:pPr>
      <w:r>
        <w:tab/>
      </w:r>
    </w:p>
    <w:p w:rsidR="00DD7857" w:rsidRPr="005A5400" w:rsidRDefault="008A7D50">
      <w:pPr>
        <w:pStyle w:val="PreformattedText"/>
        <w:rPr>
          <w:lang w:val="en-US"/>
          <w:rPrChange w:id="1053" w:author="eduardo.pichler" w:date="2010-08-23T09:47:00Z">
            <w:rPr/>
          </w:rPrChange>
        </w:rPr>
      </w:pPr>
      <w:bookmarkStart w:id="1054" w:name="241"/>
      <w:r w:rsidRPr="005A5400">
        <w:rPr>
          <w:lang w:val="en-US"/>
          <w:rPrChange w:id="1055" w:author="eduardo.pichler" w:date="2010-08-23T09:47:00Z">
            <w:rPr/>
          </w:rPrChange>
        </w:rPr>
        <w:lastRenderedPageBreak/>
        <w:t xml:space="preserve">24 </w:t>
      </w:r>
      <w:bookmarkEnd w:id="1054"/>
      <w:r w:rsidRPr="005A5400">
        <w:rPr>
          <w:lang w:val="en-US"/>
          <w:rPrChange w:id="1056" w:author="eduardo.pichler" w:date="2010-08-23T09:47:00Z">
            <w:rPr/>
          </w:rPrChange>
        </w:rPr>
        <w:t xml:space="preserve"> public class StartFrame extends JFrame {</w:t>
      </w:r>
    </w:p>
    <w:p w:rsidR="00DD7857" w:rsidRDefault="008A7D50">
      <w:pPr>
        <w:pStyle w:val="PreformattedText"/>
      </w:pPr>
      <w:bookmarkStart w:id="1057" w:name="251"/>
      <w:r>
        <w:t xml:space="preserve">25 </w:t>
      </w:r>
      <w:bookmarkEnd w:id="1057"/>
      <w:r>
        <w:t xml:space="preserve">     private static StartFrame instance;</w:t>
      </w:r>
    </w:p>
    <w:p w:rsidR="00DD7857" w:rsidRDefault="008A7D50">
      <w:pPr>
        <w:pStyle w:val="PreformattedText"/>
      </w:pPr>
      <w:bookmarkStart w:id="1058" w:name="261"/>
      <w:r>
        <w:t xml:space="preserve">26 </w:t>
      </w:r>
      <w:bookmarkEnd w:id="1058"/>
      <w:r>
        <w:t xml:space="preserve"> </w:t>
      </w:r>
    </w:p>
    <w:p w:rsidR="00DD7857" w:rsidRDefault="008A7D50">
      <w:pPr>
        <w:pStyle w:val="PreformattedText"/>
      </w:pPr>
      <w:bookmarkStart w:id="1059" w:name="271"/>
      <w:r>
        <w:t xml:space="preserve">27 </w:t>
      </w:r>
      <w:bookmarkEnd w:id="1059"/>
      <w:r>
        <w:t xml:space="preserve">     /**</w:t>
      </w:r>
    </w:p>
    <w:p w:rsidR="00DD7857" w:rsidRDefault="008A7D50">
      <w:pPr>
        <w:pStyle w:val="PreformattedText"/>
      </w:pPr>
      <w:bookmarkStart w:id="1060" w:name="281"/>
      <w:r>
        <w:t xml:space="preserve">28 </w:t>
      </w:r>
      <w:bookmarkEnd w:id="1060"/>
      <w:r>
        <w:t xml:space="preserve">      * Cria uma nova instancia de FrameMain</w:t>
      </w:r>
    </w:p>
    <w:p w:rsidR="00DD7857" w:rsidRPr="005A5400" w:rsidRDefault="008A7D50">
      <w:pPr>
        <w:pStyle w:val="PreformattedText"/>
        <w:rPr>
          <w:lang w:val="en-US"/>
          <w:rPrChange w:id="1061" w:author="eduardo.pichler" w:date="2010-08-23T09:47:00Z">
            <w:rPr/>
          </w:rPrChange>
        </w:rPr>
      </w:pPr>
      <w:bookmarkStart w:id="1062" w:name="291"/>
      <w:r w:rsidRPr="005A5400">
        <w:rPr>
          <w:lang w:val="en-US"/>
          <w:rPrChange w:id="1063" w:author="eduardo.pichler" w:date="2010-08-23T09:47:00Z">
            <w:rPr/>
          </w:rPrChange>
        </w:rPr>
        <w:t xml:space="preserve">29 </w:t>
      </w:r>
      <w:bookmarkEnd w:id="1062"/>
      <w:r w:rsidRPr="005A5400">
        <w:rPr>
          <w:lang w:val="en-US"/>
          <w:rPrChange w:id="1064" w:author="eduardo.pichler" w:date="2010-08-23T09:47:00Z">
            <w:rPr/>
          </w:rPrChange>
        </w:rPr>
        <w:t xml:space="preserve">      */</w:t>
      </w:r>
    </w:p>
    <w:p w:rsidR="00DD7857" w:rsidRPr="005A5400" w:rsidRDefault="008A7D50">
      <w:pPr>
        <w:pStyle w:val="PreformattedText"/>
        <w:rPr>
          <w:lang w:val="en-US"/>
          <w:rPrChange w:id="1065" w:author="eduardo.pichler" w:date="2010-08-23T09:47:00Z">
            <w:rPr/>
          </w:rPrChange>
        </w:rPr>
      </w:pPr>
      <w:bookmarkStart w:id="1066" w:name="301"/>
      <w:r w:rsidRPr="005A5400">
        <w:rPr>
          <w:lang w:val="en-US"/>
          <w:rPrChange w:id="1067" w:author="eduardo.pichler" w:date="2010-08-23T09:47:00Z">
            <w:rPr/>
          </w:rPrChange>
        </w:rPr>
        <w:t xml:space="preserve">30 </w:t>
      </w:r>
      <w:bookmarkEnd w:id="1066"/>
      <w:r w:rsidRPr="005A5400">
        <w:rPr>
          <w:lang w:val="en-US"/>
          <w:rPrChange w:id="1068" w:author="eduardo.pichler" w:date="2010-08-23T09:47:00Z">
            <w:rPr/>
          </w:rPrChange>
        </w:rPr>
        <w:t xml:space="preserve">     private StartFrame(String title) {</w:t>
      </w:r>
    </w:p>
    <w:p w:rsidR="00DD7857" w:rsidRPr="005A5400" w:rsidRDefault="008A7D50">
      <w:pPr>
        <w:pStyle w:val="PreformattedText"/>
        <w:rPr>
          <w:lang w:val="en-US"/>
          <w:rPrChange w:id="1069" w:author="eduardo.pichler" w:date="2010-08-23T09:47:00Z">
            <w:rPr/>
          </w:rPrChange>
        </w:rPr>
      </w:pPr>
      <w:bookmarkStart w:id="1070" w:name="311"/>
      <w:r w:rsidRPr="005A5400">
        <w:rPr>
          <w:lang w:val="en-US"/>
          <w:rPrChange w:id="1071" w:author="eduardo.pichler" w:date="2010-08-23T09:47:00Z">
            <w:rPr/>
          </w:rPrChange>
        </w:rPr>
        <w:t xml:space="preserve">31 </w:t>
      </w:r>
      <w:bookmarkEnd w:id="1070"/>
      <w:r w:rsidRPr="005A5400">
        <w:rPr>
          <w:lang w:val="en-US"/>
          <w:rPrChange w:id="1072" w:author="eduardo.pichler" w:date="2010-08-23T09:47:00Z">
            <w:rPr/>
          </w:rPrChange>
        </w:rPr>
        <w:t xml:space="preserve">         super(title);</w:t>
      </w:r>
    </w:p>
    <w:p w:rsidR="00DD7857" w:rsidRPr="005A5400" w:rsidRDefault="008A7D50">
      <w:pPr>
        <w:pStyle w:val="PreformattedText"/>
        <w:rPr>
          <w:lang w:val="en-US"/>
          <w:rPrChange w:id="1073" w:author="eduardo.pichler" w:date="2010-08-23T09:47:00Z">
            <w:rPr/>
          </w:rPrChange>
        </w:rPr>
      </w:pPr>
      <w:bookmarkStart w:id="1074" w:name="321"/>
      <w:r w:rsidRPr="005A5400">
        <w:rPr>
          <w:lang w:val="en-US"/>
          <w:rPrChange w:id="1075" w:author="eduardo.pichler" w:date="2010-08-23T09:47:00Z">
            <w:rPr/>
          </w:rPrChange>
        </w:rPr>
        <w:t xml:space="preserve">32 </w:t>
      </w:r>
      <w:bookmarkEnd w:id="1074"/>
      <w:r w:rsidRPr="005A5400">
        <w:rPr>
          <w:lang w:val="en-US"/>
          <w:rPrChange w:id="1076" w:author="eduardo.pichler" w:date="2010-08-23T09:47:00Z">
            <w:rPr/>
          </w:rPrChange>
        </w:rPr>
        <w:t xml:space="preserve">         Application.getConfiguration();</w:t>
      </w:r>
    </w:p>
    <w:p w:rsidR="00DD7857" w:rsidRPr="005A5400" w:rsidRDefault="008A7D50">
      <w:pPr>
        <w:pStyle w:val="PreformattedText"/>
        <w:rPr>
          <w:lang w:val="en-US"/>
          <w:rPrChange w:id="1077" w:author="eduardo.pichler" w:date="2010-08-23T09:47:00Z">
            <w:rPr/>
          </w:rPrChange>
        </w:rPr>
      </w:pPr>
      <w:bookmarkStart w:id="1078" w:name="331"/>
      <w:r w:rsidRPr="005A5400">
        <w:rPr>
          <w:lang w:val="en-US"/>
          <w:rPrChange w:id="1079" w:author="eduardo.pichler" w:date="2010-08-23T09:47:00Z">
            <w:rPr/>
          </w:rPrChange>
        </w:rPr>
        <w:t xml:space="preserve">33 </w:t>
      </w:r>
      <w:bookmarkEnd w:id="1078"/>
      <w:r w:rsidRPr="005A5400">
        <w:rPr>
          <w:lang w:val="en-US"/>
          <w:rPrChange w:id="1080" w:author="eduardo.pichler" w:date="2010-08-23T09:47:00Z">
            <w:rPr/>
          </w:rPrChange>
        </w:rPr>
        <w:t xml:space="preserve">         iniciaThreadHibernate();</w:t>
      </w:r>
    </w:p>
    <w:p w:rsidR="00DD7857" w:rsidRPr="005A5400" w:rsidRDefault="008A7D50">
      <w:pPr>
        <w:pStyle w:val="PreformattedText"/>
        <w:rPr>
          <w:lang w:val="en-US"/>
          <w:rPrChange w:id="1081" w:author="eduardo.pichler" w:date="2010-08-23T09:47:00Z">
            <w:rPr/>
          </w:rPrChange>
        </w:rPr>
      </w:pPr>
      <w:bookmarkStart w:id="1082" w:name="341"/>
      <w:r w:rsidRPr="005A5400">
        <w:rPr>
          <w:lang w:val="en-US"/>
          <w:rPrChange w:id="1083" w:author="eduardo.pichler" w:date="2010-08-23T09:47:00Z">
            <w:rPr/>
          </w:rPrChange>
        </w:rPr>
        <w:t xml:space="preserve">34 </w:t>
      </w:r>
      <w:bookmarkEnd w:id="1082"/>
      <w:r w:rsidRPr="005A5400">
        <w:rPr>
          <w:lang w:val="en-US"/>
          <w:rPrChange w:id="1084" w:author="eduardo.pichler" w:date="2010-08-23T09:47:00Z">
            <w:rPr/>
          </w:rPrChange>
        </w:rPr>
        <w:t xml:space="preserve">         new DailogLogin().setVisible(true);</w:t>
      </w:r>
    </w:p>
    <w:p w:rsidR="00DD7857" w:rsidRDefault="008A7D50">
      <w:pPr>
        <w:pStyle w:val="PreformattedText"/>
      </w:pPr>
      <w:bookmarkStart w:id="1085" w:name="351"/>
      <w:r>
        <w:t xml:space="preserve">35 </w:t>
      </w:r>
      <w:bookmarkEnd w:id="1085"/>
      <w:r>
        <w:t xml:space="preserve">         </w:t>
      </w:r>
    </w:p>
    <w:p w:rsidR="00DD7857" w:rsidRDefault="008A7D50">
      <w:pPr>
        <w:pStyle w:val="PreformattedText"/>
      </w:pPr>
      <w:bookmarkStart w:id="1086" w:name="361"/>
      <w:r>
        <w:t xml:space="preserve">36 </w:t>
      </w:r>
      <w:bookmarkEnd w:id="1086"/>
      <w:r>
        <w:t xml:space="preserve">         configuraMenus();</w:t>
      </w:r>
    </w:p>
    <w:p w:rsidR="00DD7857" w:rsidRDefault="008A7D50">
      <w:pPr>
        <w:pStyle w:val="PreformattedText"/>
      </w:pPr>
      <w:bookmarkStart w:id="1087" w:name="371"/>
      <w:r>
        <w:t xml:space="preserve">37 </w:t>
      </w:r>
      <w:bookmarkEnd w:id="1087"/>
      <w:r>
        <w:t xml:space="preserve">         configuraBarraTitulo();</w:t>
      </w:r>
    </w:p>
    <w:p w:rsidR="00DD7857" w:rsidRDefault="008A7D50">
      <w:pPr>
        <w:pStyle w:val="PreformattedText"/>
      </w:pPr>
      <w:bookmarkStart w:id="1088" w:name="38"/>
      <w:r>
        <w:t xml:space="preserve">38 </w:t>
      </w:r>
      <w:bookmarkEnd w:id="1088"/>
      <w:r>
        <w:t xml:space="preserve">     }</w:t>
      </w:r>
    </w:p>
    <w:p w:rsidR="00DD7857" w:rsidRDefault="008A7D50">
      <w:pPr>
        <w:pStyle w:val="PreformattedText"/>
      </w:pPr>
      <w:bookmarkStart w:id="1089" w:name="39"/>
      <w:r>
        <w:t xml:space="preserve">39 </w:t>
      </w:r>
      <w:bookmarkEnd w:id="1089"/>
      <w:r>
        <w:t xml:space="preserve"> </w:t>
      </w:r>
    </w:p>
    <w:p w:rsidR="00DD7857" w:rsidRDefault="008A7D50">
      <w:pPr>
        <w:pStyle w:val="PreformattedText"/>
      </w:pPr>
      <w:bookmarkStart w:id="1090" w:name="40"/>
      <w:r>
        <w:t xml:space="preserve">40 </w:t>
      </w:r>
      <w:bookmarkEnd w:id="1090"/>
      <w:r>
        <w:t xml:space="preserve">     public void configuraBarraTitulo() {</w:t>
      </w:r>
    </w:p>
    <w:p w:rsidR="00DD7857" w:rsidRPr="005A5400" w:rsidRDefault="008A7D50">
      <w:pPr>
        <w:pStyle w:val="PreformattedText"/>
        <w:rPr>
          <w:lang w:val="en-US"/>
          <w:rPrChange w:id="1091" w:author="eduardo.pichler" w:date="2010-08-23T09:47:00Z">
            <w:rPr/>
          </w:rPrChange>
        </w:rPr>
      </w:pPr>
      <w:bookmarkStart w:id="1092" w:name="41"/>
      <w:r w:rsidRPr="005A5400">
        <w:rPr>
          <w:lang w:val="en-US"/>
          <w:rPrChange w:id="1093" w:author="eduardo.pichler" w:date="2010-08-23T09:47:00Z">
            <w:rPr/>
          </w:rPrChange>
        </w:rPr>
        <w:t xml:space="preserve">41 </w:t>
      </w:r>
      <w:bookmarkEnd w:id="1092"/>
      <w:r w:rsidRPr="005A5400">
        <w:rPr>
          <w:lang w:val="en-US"/>
          <w:rPrChange w:id="1094" w:author="eduardo.pichler" w:date="2010-08-23T09:47:00Z">
            <w:rPr/>
          </w:rPrChange>
        </w:rPr>
        <w:t xml:space="preserve">         this.setTitle(this.getTitle() + " - " +</w:t>
      </w:r>
    </w:p>
    <w:p w:rsidR="00DD7857" w:rsidRPr="005A5400" w:rsidRDefault="008A7D50">
      <w:pPr>
        <w:pStyle w:val="PreformattedText"/>
        <w:rPr>
          <w:lang w:val="en-US"/>
          <w:rPrChange w:id="1095" w:author="eduardo.pichler" w:date="2010-08-23T09:47:00Z">
            <w:rPr/>
          </w:rPrChange>
        </w:rPr>
      </w:pPr>
      <w:bookmarkStart w:id="1096" w:name="42"/>
      <w:r w:rsidRPr="005A5400">
        <w:rPr>
          <w:lang w:val="en-US"/>
          <w:rPrChange w:id="1097" w:author="eduardo.pichler" w:date="2010-08-23T09:47:00Z">
            <w:rPr/>
          </w:rPrChange>
        </w:rPr>
        <w:t xml:space="preserve">42 </w:t>
      </w:r>
      <w:bookmarkEnd w:id="1096"/>
      <w:r w:rsidRPr="005A5400">
        <w:rPr>
          <w:lang w:val="en-US"/>
          <w:rPrChange w:id="1098" w:author="eduardo.pichler" w:date="2010-08-23T09:47:00Z">
            <w:rPr/>
          </w:rPrChange>
        </w:rPr>
        <w:t xml:space="preserve">                       Application.getUsuarioLogado().getNome());</w:t>
      </w:r>
    </w:p>
    <w:p w:rsidR="00DD7857" w:rsidRDefault="008A7D50">
      <w:pPr>
        <w:pStyle w:val="PreformattedText"/>
      </w:pPr>
      <w:bookmarkStart w:id="1099" w:name="43"/>
      <w:r>
        <w:t xml:space="preserve">43 </w:t>
      </w:r>
      <w:bookmarkEnd w:id="1099"/>
      <w:r>
        <w:t xml:space="preserve">     }</w:t>
      </w:r>
    </w:p>
    <w:p w:rsidR="00DD7857" w:rsidRDefault="008A7D50">
      <w:pPr>
        <w:pStyle w:val="PreformattedText"/>
      </w:pPr>
      <w:bookmarkStart w:id="1100" w:name="44"/>
      <w:r>
        <w:t xml:space="preserve">44 </w:t>
      </w:r>
      <w:bookmarkEnd w:id="1100"/>
      <w:r>
        <w:t xml:space="preserve"> </w:t>
      </w:r>
    </w:p>
    <w:p w:rsidR="00DD7857" w:rsidRDefault="008A7D50">
      <w:pPr>
        <w:pStyle w:val="PreformattedText"/>
      </w:pPr>
      <w:bookmarkStart w:id="1101" w:name="45"/>
      <w:r>
        <w:t xml:space="preserve">45 </w:t>
      </w:r>
      <w:bookmarkEnd w:id="1101"/>
      <w:r>
        <w:t xml:space="preserve">     /**</w:t>
      </w:r>
    </w:p>
    <w:p w:rsidR="00DD7857" w:rsidRDefault="008A7D50">
      <w:pPr>
        <w:pStyle w:val="PreformattedText"/>
      </w:pPr>
      <w:bookmarkStart w:id="1102" w:name="46"/>
      <w:r>
        <w:t xml:space="preserve">46 </w:t>
      </w:r>
      <w:bookmarkEnd w:id="1102"/>
      <w:r>
        <w:t xml:space="preserve">      *Inicia o Hibernate em outra thread.</w:t>
      </w:r>
    </w:p>
    <w:p w:rsidR="00DD7857" w:rsidRPr="005A5400" w:rsidRDefault="008A7D50">
      <w:pPr>
        <w:pStyle w:val="PreformattedText"/>
        <w:rPr>
          <w:lang w:val="en-US"/>
          <w:rPrChange w:id="1103" w:author="eduardo.pichler" w:date="2010-08-23T09:47:00Z">
            <w:rPr/>
          </w:rPrChange>
        </w:rPr>
      </w:pPr>
      <w:bookmarkStart w:id="1104" w:name="47"/>
      <w:r w:rsidRPr="005A5400">
        <w:rPr>
          <w:lang w:val="en-US"/>
          <w:rPrChange w:id="1105" w:author="eduardo.pichler" w:date="2010-08-23T09:47:00Z">
            <w:rPr/>
          </w:rPrChange>
        </w:rPr>
        <w:t xml:space="preserve">47 </w:t>
      </w:r>
      <w:bookmarkEnd w:id="1104"/>
      <w:r w:rsidRPr="005A5400">
        <w:rPr>
          <w:lang w:val="en-US"/>
          <w:rPrChange w:id="1106" w:author="eduardo.pichler" w:date="2010-08-23T09:47:00Z">
            <w:rPr/>
          </w:rPrChange>
        </w:rPr>
        <w:t xml:space="preserve">      */</w:t>
      </w:r>
    </w:p>
    <w:p w:rsidR="00DD7857" w:rsidRPr="005A5400" w:rsidRDefault="008A7D50">
      <w:pPr>
        <w:pStyle w:val="PreformattedText"/>
        <w:rPr>
          <w:lang w:val="en-US"/>
          <w:rPrChange w:id="1107" w:author="eduardo.pichler" w:date="2010-08-23T09:47:00Z">
            <w:rPr/>
          </w:rPrChange>
        </w:rPr>
      </w:pPr>
      <w:bookmarkStart w:id="1108" w:name="48"/>
      <w:r w:rsidRPr="005A5400">
        <w:rPr>
          <w:lang w:val="en-US"/>
          <w:rPrChange w:id="1109" w:author="eduardo.pichler" w:date="2010-08-23T09:47:00Z">
            <w:rPr/>
          </w:rPrChange>
        </w:rPr>
        <w:t xml:space="preserve">48 </w:t>
      </w:r>
      <w:bookmarkEnd w:id="1108"/>
      <w:r w:rsidRPr="005A5400">
        <w:rPr>
          <w:lang w:val="en-US"/>
          <w:rPrChange w:id="1110" w:author="eduardo.pichler" w:date="2010-08-23T09:47:00Z">
            <w:rPr/>
          </w:rPrChange>
        </w:rPr>
        <w:t xml:space="preserve">     private void iniciaThreadHibernate() {</w:t>
      </w:r>
    </w:p>
    <w:p w:rsidR="00DD7857" w:rsidRPr="005A5400" w:rsidRDefault="008A7D50">
      <w:pPr>
        <w:pStyle w:val="PreformattedText"/>
        <w:rPr>
          <w:lang w:val="en-US"/>
          <w:rPrChange w:id="1111" w:author="eduardo.pichler" w:date="2010-08-23T09:47:00Z">
            <w:rPr/>
          </w:rPrChange>
        </w:rPr>
      </w:pPr>
      <w:bookmarkStart w:id="1112" w:name="49"/>
      <w:r w:rsidRPr="005A5400">
        <w:rPr>
          <w:lang w:val="en-US"/>
          <w:rPrChange w:id="1113" w:author="eduardo.pichler" w:date="2010-08-23T09:47:00Z">
            <w:rPr/>
          </w:rPrChange>
        </w:rPr>
        <w:t xml:space="preserve">49 </w:t>
      </w:r>
      <w:bookmarkEnd w:id="1112"/>
      <w:r w:rsidRPr="005A5400">
        <w:rPr>
          <w:lang w:val="en-US"/>
          <w:rPrChange w:id="1114" w:author="eduardo.pichler" w:date="2010-08-23T09:47:00Z">
            <w:rPr/>
          </w:rPrChange>
        </w:rPr>
        <w:t xml:space="preserve">         InitHibernate h = new InitHibernate();</w:t>
      </w:r>
    </w:p>
    <w:p w:rsidR="00DD7857" w:rsidRPr="005A5400" w:rsidRDefault="008A7D50">
      <w:pPr>
        <w:pStyle w:val="PreformattedText"/>
        <w:rPr>
          <w:lang w:val="en-US"/>
          <w:rPrChange w:id="1115" w:author="eduardo.pichler" w:date="2010-08-23T09:47:00Z">
            <w:rPr/>
          </w:rPrChange>
        </w:rPr>
      </w:pPr>
      <w:bookmarkStart w:id="1116" w:name="50"/>
      <w:r w:rsidRPr="005A5400">
        <w:rPr>
          <w:lang w:val="en-US"/>
          <w:rPrChange w:id="1117" w:author="eduardo.pichler" w:date="2010-08-23T09:47:00Z">
            <w:rPr/>
          </w:rPrChange>
        </w:rPr>
        <w:t xml:space="preserve">50 </w:t>
      </w:r>
      <w:bookmarkEnd w:id="1116"/>
      <w:r w:rsidRPr="005A5400">
        <w:rPr>
          <w:lang w:val="en-US"/>
          <w:rPrChange w:id="1118" w:author="eduardo.pichler" w:date="2010-08-23T09:47:00Z">
            <w:rPr/>
          </w:rPrChange>
        </w:rPr>
        <w:t xml:space="preserve">         h.start();</w:t>
      </w:r>
    </w:p>
    <w:p w:rsidR="00DD7857" w:rsidRPr="005A5400" w:rsidRDefault="008A7D50">
      <w:pPr>
        <w:pStyle w:val="PreformattedText"/>
        <w:rPr>
          <w:lang w:val="en-US"/>
          <w:rPrChange w:id="1119" w:author="eduardo.pichler" w:date="2010-08-23T09:47:00Z">
            <w:rPr/>
          </w:rPrChange>
        </w:rPr>
      </w:pPr>
      <w:bookmarkStart w:id="1120" w:name="51"/>
      <w:r w:rsidRPr="005A5400">
        <w:rPr>
          <w:lang w:val="en-US"/>
          <w:rPrChange w:id="1121" w:author="eduardo.pichler" w:date="2010-08-23T09:47:00Z">
            <w:rPr/>
          </w:rPrChange>
        </w:rPr>
        <w:t xml:space="preserve">51 </w:t>
      </w:r>
      <w:bookmarkEnd w:id="1120"/>
      <w:r w:rsidRPr="005A5400">
        <w:rPr>
          <w:lang w:val="en-US"/>
          <w:rPrChange w:id="1122" w:author="eduardo.pichler" w:date="2010-08-23T09:47:00Z">
            <w:rPr/>
          </w:rPrChange>
        </w:rPr>
        <w:t xml:space="preserve">     }</w:t>
      </w:r>
    </w:p>
    <w:p w:rsidR="00DD7857" w:rsidRPr="005A5400" w:rsidRDefault="008A7D50">
      <w:pPr>
        <w:pStyle w:val="PreformattedText"/>
        <w:rPr>
          <w:lang w:val="en-US"/>
          <w:rPrChange w:id="1123" w:author="eduardo.pichler" w:date="2010-08-23T09:47:00Z">
            <w:rPr/>
          </w:rPrChange>
        </w:rPr>
      </w:pPr>
      <w:bookmarkStart w:id="1124" w:name="52"/>
      <w:r w:rsidRPr="005A5400">
        <w:rPr>
          <w:lang w:val="en-US"/>
          <w:rPrChange w:id="1125" w:author="eduardo.pichler" w:date="2010-08-23T09:47:00Z">
            <w:rPr/>
          </w:rPrChange>
        </w:rPr>
        <w:t xml:space="preserve">52 </w:t>
      </w:r>
      <w:bookmarkEnd w:id="1124"/>
      <w:r w:rsidRPr="005A5400">
        <w:rPr>
          <w:lang w:val="en-US"/>
          <w:rPrChange w:id="1126" w:author="eduardo.pichler" w:date="2010-08-23T09:47:00Z">
            <w:rPr/>
          </w:rPrChange>
        </w:rPr>
        <w:t xml:space="preserve"> </w:t>
      </w:r>
    </w:p>
    <w:p w:rsidR="00DD7857" w:rsidRPr="005A5400" w:rsidRDefault="008A7D50">
      <w:pPr>
        <w:pStyle w:val="PreformattedText"/>
        <w:rPr>
          <w:lang w:val="en-US"/>
          <w:rPrChange w:id="1127" w:author="eduardo.pichler" w:date="2010-08-23T09:47:00Z">
            <w:rPr/>
          </w:rPrChange>
        </w:rPr>
      </w:pPr>
      <w:bookmarkStart w:id="1128" w:name="53"/>
      <w:r w:rsidRPr="005A5400">
        <w:rPr>
          <w:lang w:val="en-US"/>
          <w:rPrChange w:id="1129" w:author="eduardo.pichler" w:date="2010-08-23T09:47:00Z">
            <w:rPr/>
          </w:rPrChange>
        </w:rPr>
        <w:t xml:space="preserve">53 </w:t>
      </w:r>
      <w:bookmarkEnd w:id="1128"/>
      <w:r w:rsidRPr="005A5400">
        <w:rPr>
          <w:lang w:val="en-US"/>
          <w:rPrChange w:id="1130" w:author="eduardo.pichler" w:date="2010-08-23T09:47:00Z">
            <w:rPr/>
          </w:rPrChange>
        </w:rPr>
        <w:t xml:space="preserve">     public static StartFrame getCurrentInstance() {</w:t>
      </w:r>
    </w:p>
    <w:p w:rsidR="00DD7857" w:rsidRPr="005A5400" w:rsidRDefault="008A7D50">
      <w:pPr>
        <w:pStyle w:val="PreformattedText"/>
        <w:rPr>
          <w:lang w:val="en-US"/>
          <w:rPrChange w:id="1131" w:author="eduardo.pichler" w:date="2010-08-23T09:47:00Z">
            <w:rPr/>
          </w:rPrChange>
        </w:rPr>
      </w:pPr>
      <w:bookmarkStart w:id="1132" w:name="54"/>
      <w:r w:rsidRPr="005A5400">
        <w:rPr>
          <w:lang w:val="en-US"/>
          <w:rPrChange w:id="1133" w:author="eduardo.pichler" w:date="2010-08-23T09:47:00Z">
            <w:rPr/>
          </w:rPrChange>
        </w:rPr>
        <w:t xml:space="preserve">54 </w:t>
      </w:r>
      <w:bookmarkEnd w:id="1132"/>
      <w:r w:rsidRPr="005A5400">
        <w:rPr>
          <w:lang w:val="en-US"/>
          <w:rPrChange w:id="1134" w:author="eduardo.pichler" w:date="2010-08-23T09:47:00Z">
            <w:rPr/>
          </w:rPrChange>
        </w:rPr>
        <w:t xml:space="preserve">         if (instance == null) {</w:t>
      </w:r>
    </w:p>
    <w:p w:rsidR="00DD7857" w:rsidRPr="005A5400" w:rsidRDefault="008A7D50">
      <w:pPr>
        <w:pStyle w:val="PreformattedText"/>
        <w:rPr>
          <w:lang w:val="en-US"/>
          <w:rPrChange w:id="1135" w:author="eduardo.pichler" w:date="2010-08-23T09:47:00Z">
            <w:rPr/>
          </w:rPrChange>
        </w:rPr>
      </w:pPr>
      <w:bookmarkStart w:id="1136" w:name="55"/>
      <w:r w:rsidRPr="005A5400">
        <w:rPr>
          <w:lang w:val="en-US"/>
          <w:rPrChange w:id="1137" w:author="eduardo.pichler" w:date="2010-08-23T09:47:00Z">
            <w:rPr/>
          </w:rPrChange>
        </w:rPr>
        <w:t xml:space="preserve">55 </w:t>
      </w:r>
      <w:bookmarkEnd w:id="1136"/>
      <w:r w:rsidRPr="005A5400">
        <w:rPr>
          <w:lang w:val="en-US"/>
          <w:rPrChange w:id="1138" w:author="eduardo.pichler" w:date="2010-08-23T09:47:00Z">
            <w:rPr/>
          </w:rPrChange>
        </w:rPr>
        <w:t xml:space="preserve">             instance =</w:t>
      </w:r>
    </w:p>
    <w:p w:rsidR="00DD7857" w:rsidRPr="005A5400" w:rsidRDefault="008A7D50">
      <w:pPr>
        <w:pStyle w:val="PreformattedText"/>
        <w:rPr>
          <w:lang w:val="en-US"/>
          <w:rPrChange w:id="1139" w:author="eduardo.pichler" w:date="2010-08-23T09:47:00Z">
            <w:rPr/>
          </w:rPrChange>
        </w:rPr>
      </w:pPr>
      <w:bookmarkStart w:id="1140" w:name="56"/>
      <w:r w:rsidRPr="005A5400">
        <w:rPr>
          <w:lang w:val="en-US"/>
          <w:rPrChange w:id="1141" w:author="eduardo.pichler" w:date="2010-08-23T09:47:00Z">
            <w:rPr/>
          </w:rPrChange>
        </w:rPr>
        <w:t xml:space="preserve">56 </w:t>
      </w:r>
      <w:bookmarkEnd w:id="1140"/>
      <w:r w:rsidRPr="005A5400">
        <w:rPr>
          <w:lang w:val="en-US"/>
          <w:rPrChange w:id="1142" w:author="eduardo.pichler" w:date="2010-08-23T09:47:00Z">
            <w:rPr/>
          </w:rPrChange>
        </w:rPr>
        <w:t xml:space="preserve">                     new StartFrame(Application.getConfiguration().</w:t>
      </w:r>
    </w:p>
    <w:p w:rsidR="00DD7857" w:rsidRPr="005A5400" w:rsidRDefault="008A7D50">
      <w:pPr>
        <w:pStyle w:val="PreformattedText"/>
        <w:rPr>
          <w:lang w:val="en-US"/>
          <w:rPrChange w:id="1143" w:author="eduardo.pichler" w:date="2010-08-23T09:47:00Z">
            <w:rPr/>
          </w:rPrChange>
        </w:rPr>
      </w:pPr>
      <w:bookmarkStart w:id="1144" w:name="57"/>
      <w:r w:rsidRPr="005A5400">
        <w:rPr>
          <w:lang w:val="en-US"/>
          <w:rPrChange w:id="1145" w:author="eduardo.pichler" w:date="2010-08-23T09:47:00Z">
            <w:rPr/>
          </w:rPrChange>
        </w:rPr>
        <w:t xml:space="preserve">57 </w:t>
      </w:r>
      <w:bookmarkEnd w:id="1144"/>
      <w:r w:rsidRPr="005A5400">
        <w:rPr>
          <w:lang w:val="en-US"/>
          <w:rPrChange w:id="1146" w:author="eduardo.pichler" w:date="2010-08-23T09:47:00Z">
            <w:rPr/>
          </w:rPrChange>
        </w:rPr>
        <w:t xml:space="preserve">                         getString(Application.APP_NAME));</w:t>
      </w:r>
    </w:p>
    <w:p w:rsidR="00DD7857" w:rsidRPr="005A5400" w:rsidRDefault="008A7D50">
      <w:pPr>
        <w:pStyle w:val="PreformattedText"/>
        <w:rPr>
          <w:lang w:val="en-US"/>
          <w:rPrChange w:id="1147" w:author="eduardo.pichler" w:date="2010-08-23T09:47:00Z">
            <w:rPr/>
          </w:rPrChange>
        </w:rPr>
      </w:pPr>
      <w:bookmarkStart w:id="1148" w:name="58"/>
      <w:r w:rsidRPr="005A5400">
        <w:rPr>
          <w:lang w:val="en-US"/>
          <w:rPrChange w:id="1149" w:author="eduardo.pichler" w:date="2010-08-23T09:47:00Z">
            <w:rPr/>
          </w:rPrChange>
        </w:rPr>
        <w:t xml:space="preserve">58 </w:t>
      </w:r>
      <w:bookmarkEnd w:id="1148"/>
      <w:r w:rsidRPr="005A5400">
        <w:rPr>
          <w:lang w:val="en-US"/>
          <w:rPrChange w:id="1150" w:author="eduardo.pichler" w:date="2010-08-23T09:47:00Z">
            <w:rPr/>
          </w:rPrChange>
        </w:rPr>
        <w:t xml:space="preserve">         }</w:t>
      </w:r>
    </w:p>
    <w:p w:rsidR="00DD7857" w:rsidRPr="005A5400" w:rsidRDefault="008A7D50">
      <w:pPr>
        <w:pStyle w:val="PreformattedText"/>
        <w:rPr>
          <w:lang w:val="en-US"/>
          <w:rPrChange w:id="1151" w:author="eduardo.pichler" w:date="2010-08-23T09:47:00Z">
            <w:rPr/>
          </w:rPrChange>
        </w:rPr>
      </w:pPr>
      <w:bookmarkStart w:id="1152" w:name="59"/>
      <w:r w:rsidRPr="005A5400">
        <w:rPr>
          <w:lang w:val="en-US"/>
          <w:rPrChange w:id="1153" w:author="eduardo.pichler" w:date="2010-08-23T09:47:00Z">
            <w:rPr/>
          </w:rPrChange>
        </w:rPr>
        <w:t xml:space="preserve">59 </w:t>
      </w:r>
      <w:bookmarkEnd w:id="1152"/>
      <w:r w:rsidRPr="005A5400">
        <w:rPr>
          <w:lang w:val="en-US"/>
          <w:rPrChange w:id="1154" w:author="eduardo.pichler" w:date="2010-08-23T09:47:00Z">
            <w:rPr/>
          </w:rPrChange>
        </w:rPr>
        <w:t xml:space="preserve">         return instance;</w:t>
      </w:r>
    </w:p>
    <w:p w:rsidR="00DD7857" w:rsidRDefault="008A7D50">
      <w:pPr>
        <w:pStyle w:val="PreformattedText"/>
      </w:pPr>
      <w:bookmarkStart w:id="1155" w:name="60"/>
      <w:r>
        <w:t xml:space="preserve">60 </w:t>
      </w:r>
      <w:bookmarkEnd w:id="1155"/>
      <w:r>
        <w:t xml:space="preserve">     }</w:t>
      </w:r>
    </w:p>
    <w:p w:rsidR="00DD7857" w:rsidRDefault="008A7D50">
      <w:pPr>
        <w:pStyle w:val="PreformattedText"/>
      </w:pPr>
      <w:bookmarkStart w:id="1156" w:name="61"/>
      <w:r>
        <w:t xml:space="preserve">61 </w:t>
      </w:r>
      <w:bookmarkEnd w:id="1156"/>
      <w:r>
        <w:t xml:space="preserve"> </w:t>
      </w:r>
    </w:p>
    <w:p w:rsidR="00DD7857" w:rsidRDefault="008A7D50">
      <w:pPr>
        <w:pStyle w:val="PreformattedText"/>
      </w:pPr>
      <w:bookmarkStart w:id="1157" w:name="62"/>
      <w:r>
        <w:t xml:space="preserve">62 </w:t>
      </w:r>
      <w:bookmarkEnd w:id="1157"/>
      <w:r>
        <w:t xml:space="preserve">     private void configuraMenus() {</w:t>
      </w:r>
    </w:p>
    <w:p w:rsidR="00DD7857" w:rsidRDefault="008A7D50">
      <w:pPr>
        <w:pStyle w:val="PreformattedText"/>
      </w:pPr>
      <w:bookmarkStart w:id="1158" w:name="63"/>
      <w:r>
        <w:t xml:space="preserve">63 </w:t>
      </w:r>
      <w:bookmarkEnd w:id="1158"/>
      <w:r>
        <w:t xml:space="preserve">         JMenu menuCadastros =</w:t>
      </w:r>
    </w:p>
    <w:p w:rsidR="00DD7857" w:rsidRDefault="008A7D50">
      <w:pPr>
        <w:pStyle w:val="PreformattedText"/>
      </w:pPr>
      <w:bookmarkStart w:id="1159" w:name="64"/>
      <w:r>
        <w:t xml:space="preserve">64 </w:t>
      </w:r>
      <w:bookmarkEnd w:id="1159"/>
      <w:r>
        <w:t xml:space="preserve">             super.addMenu(</w:t>
      </w:r>
    </w:p>
    <w:p w:rsidR="00DD7857" w:rsidRDefault="008A7D50">
      <w:pPr>
        <w:pStyle w:val="PreformattedText"/>
      </w:pPr>
      <w:bookmarkStart w:id="1160" w:name="65"/>
      <w:r>
        <w:t xml:space="preserve">65 </w:t>
      </w:r>
      <w:bookmarkEnd w:id="1160"/>
      <w:r>
        <w:t xml:space="preserve">                 new MenuCadastroFactory().constroiMenuCadastros());</w:t>
      </w:r>
    </w:p>
    <w:p w:rsidR="00DD7857" w:rsidRDefault="008A7D50">
      <w:pPr>
        <w:pStyle w:val="PreformattedText"/>
      </w:pPr>
      <w:bookmarkStart w:id="1161" w:name="66"/>
      <w:r>
        <w:t xml:space="preserve">66 </w:t>
      </w:r>
      <w:bookmarkEnd w:id="1161"/>
      <w:r>
        <w:t xml:space="preserve">         JMenu menuCompras =</w:t>
      </w:r>
    </w:p>
    <w:p w:rsidR="00DD7857" w:rsidRDefault="008A7D50">
      <w:pPr>
        <w:pStyle w:val="PreformattedText"/>
      </w:pPr>
      <w:bookmarkStart w:id="1162" w:name="67"/>
      <w:r>
        <w:t xml:space="preserve">67 </w:t>
      </w:r>
      <w:bookmarkEnd w:id="1162"/>
      <w:r>
        <w:t xml:space="preserve">             super.addMenu(</w:t>
      </w:r>
    </w:p>
    <w:p w:rsidR="00DD7857" w:rsidRDefault="008A7D50">
      <w:pPr>
        <w:pStyle w:val="PreformattedText"/>
      </w:pPr>
      <w:bookmarkStart w:id="1163" w:name="68"/>
      <w:r>
        <w:lastRenderedPageBreak/>
        <w:t xml:space="preserve">68 </w:t>
      </w:r>
      <w:bookmarkEnd w:id="1163"/>
      <w:r>
        <w:t xml:space="preserve">                 new MenuComprasFactory().getMenuCompras());</w:t>
      </w:r>
    </w:p>
    <w:p w:rsidR="00DD7857" w:rsidRDefault="008A7D50">
      <w:pPr>
        <w:pStyle w:val="PreformattedText"/>
      </w:pPr>
      <w:bookmarkStart w:id="1164" w:name="69"/>
      <w:r>
        <w:t xml:space="preserve">69 </w:t>
      </w:r>
      <w:bookmarkEnd w:id="1164"/>
      <w:r>
        <w:t xml:space="preserve">         JMenu menuFinancas =</w:t>
      </w:r>
    </w:p>
    <w:p w:rsidR="00DD7857" w:rsidRPr="005A5400" w:rsidRDefault="008A7D50">
      <w:pPr>
        <w:pStyle w:val="PreformattedText"/>
        <w:rPr>
          <w:lang w:val="en-US"/>
          <w:rPrChange w:id="1165" w:author="eduardo.pichler" w:date="2010-08-23T09:47:00Z">
            <w:rPr/>
          </w:rPrChange>
        </w:rPr>
      </w:pPr>
      <w:bookmarkStart w:id="1166" w:name="70"/>
      <w:r w:rsidRPr="005A5400">
        <w:rPr>
          <w:lang w:val="en-US"/>
          <w:rPrChange w:id="1167" w:author="eduardo.pichler" w:date="2010-08-23T09:47:00Z">
            <w:rPr/>
          </w:rPrChange>
        </w:rPr>
        <w:t xml:space="preserve">70 </w:t>
      </w:r>
      <w:bookmarkEnd w:id="1166"/>
      <w:r w:rsidRPr="005A5400">
        <w:rPr>
          <w:lang w:val="en-US"/>
          <w:rPrChange w:id="1168" w:author="eduardo.pichler" w:date="2010-08-23T09:47:00Z">
            <w:rPr/>
          </w:rPrChange>
        </w:rPr>
        <w:t xml:space="preserve">             super.addMenu(</w:t>
      </w:r>
    </w:p>
    <w:p w:rsidR="00DD7857" w:rsidRPr="005A5400" w:rsidRDefault="008A7D50">
      <w:pPr>
        <w:pStyle w:val="PreformattedText"/>
        <w:rPr>
          <w:lang w:val="en-US"/>
          <w:rPrChange w:id="1169" w:author="eduardo.pichler" w:date="2010-08-23T09:47:00Z">
            <w:rPr/>
          </w:rPrChange>
        </w:rPr>
      </w:pPr>
      <w:bookmarkStart w:id="1170" w:name="71"/>
      <w:r w:rsidRPr="005A5400">
        <w:rPr>
          <w:lang w:val="en-US"/>
          <w:rPrChange w:id="1171" w:author="eduardo.pichler" w:date="2010-08-23T09:47:00Z">
            <w:rPr/>
          </w:rPrChange>
        </w:rPr>
        <w:t xml:space="preserve">71 </w:t>
      </w:r>
      <w:bookmarkEnd w:id="1170"/>
      <w:r w:rsidRPr="005A5400">
        <w:rPr>
          <w:lang w:val="en-US"/>
          <w:rPrChange w:id="1172" w:author="eduardo.pichler" w:date="2010-08-23T09:47:00Z">
            <w:rPr/>
          </w:rPrChange>
        </w:rPr>
        <w:t xml:space="preserve">                 new MenuFinancasFactory().getMenuFinanca());</w:t>
      </w:r>
    </w:p>
    <w:p w:rsidR="00DD7857" w:rsidRPr="005A5400" w:rsidRDefault="008A7D50">
      <w:pPr>
        <w:pStyle w:val="PreformattedText"/>
        <w:rPr>
          <w:lang w:val="en-US"/>
          <w:rPrChange w:id="1173" w:author="eduardo.pichler" w:date="2010-08-23T09:47:00Z">
            <w:rPr/>
          </w:rPrChange>
        </w:rPr>
      </w:pPr>
      <w:bookmarkStart w:id="1174" w:name="72"/>
      <w:r w:rsidRPr="005A5400">
        <w:rPr>
          <w:lang w:val="en-US"/>
          <w:rPrChange w:id="1175" w:author="eduardo.pichler" w:date="2010-08-23T09:47:00Z">
            <w:rPr/>
          </w:rPrChange>
        </w:rPr>
        <w:t xml:space="preserve">72 </w:t>
      </w:r>
      <w:bookmarkEnd w:id="1174"/>
      <w:r w:rsidRPr="005A5400">
        <w:rPr>
          <w:lang w:val="en-US"/>
          <w:rPrChange w:id="1176" w:author="eduardo.pichler" w:date="2010-08-23T09:47:00Z">
            <w:rPr/>
          </w:rPrChange>
        </w:rPr>
        <w:t xml:space="preserve">         JMenu menuRel =</w:t>
      </w:r>
    </w:p>
    <w:p w:rsidR="00DD7857" w:rsidRPr="005A5400" w:rsidRDefault="008A7D50">
      <w:pPr>
        <w:pStyle w:val="PreformattedText"/>
        <w:rPr>
          <w:lang w:val="en-US"/>
          <w:rPrChange w:id="1177" w:author="eduardo.pichler" w:date="2010-08-23T09:47:00Z">
            <w:rPr/>
          </w:rPrChange>
        </w:rPr>
      </w:pPr>
      <w:bookmarkStart w:id="1178" w:name="73"/>
      <w:r w:rsidRPr="005A5400">
        <w:rPr>
          <w:lang w:val="en-US"/>
          <w:rPrChange w:id="1179" w:author="eduardo.pichler" w:date="2010-08-23T09:47:00Z">
            <w:rPr/>
          </w:rPrChange>
        </w:rPr>
        <w:t xml:space="preserve">73 </w:t>
      </w:r>
      <w:bookmarkEnd w:id="1178"/>
      <w:r w:rsidRPr="005A5400">
        <w:rPr>
          <w:lang w:val="en-US"/>
          <w:rPrChange w:id="1180" w:author="eduardo.pichler" w:date="2010-08-23T09:47:00Z">
            <w:rPr/>
          </w:rPrChange>
        </w:rPr>
        <w:t xml:space="preserve">             super.addMenu(</w:t>
      </w:r>
    </w:p>
    <w:p w:rsidR="00DD7857" w:rsidRPr="005A5400" w:rsidRDefault="008A7D50">
      <w:pPr>
        <w:pStyle w:val="PreformattedText"/>
        <w:rPr>
          <w:lang w:val="en-US"/>
          <w:rPrChange w:id="1181" w:author="eduardo.pichler" w:date="2010-08-23T09:47:00Z">
            <w:rPr/>
          </w:rPrChange>
        </w:rPr>
      </w:pPr>
      <w:bookmarkStart w:id="1182" w:name="74"/>
      <w:r w:rsidRPr="005A5400">
        <w:rPr>
          <w:lang w:val="en-US"/>
          <w:rPrChange w:id="1183" w:author="eduardo.pichler" w:date="2010-08-23T09:47:00Z">
            <w:rPr/>
          </w:rPrChange>
        </w:rPr>
        <w:t xml:space="preserve">74 </w:t>
      </w:r>
      <w:bookmarkEnd w:id="1182"/>
      <w:r w:rsidRPr="005A5400">
        <w:rPr>
          <w:lang w:val="en-US"/>
          <w:rPrChange w:id="1184" w:author="eduardo.pichler" w:date="2010-08-23T09:47:00Z">
            <w:rPr/>
          </w:rPrChange>
        </w:rPr>
        <w:t xml:space="preserve">                 new MenuRelatoriosFactory().getMenuRelatorios());</w:t>
      </w:r>
    </w:p>
    <w:p w:rsidR="00DD7857" w:rsidRDefault="008A7D50">
      <w:pPr>
        <w:pStyle w:val="PreformattedText"/>
      </w:pPr>
      <w:bookmarkStart w:id="1185" w:name="75"/>
      <w:r>
        <w:t xml:space="preserve">75 </w:t>
      </w:r>
      <w:bookmarkEnd w:id="1185"/>
      <w:r>
        <w:t xml:space="preserve">         JMenu menuSeguranca =</w:t>
      </w:r>
    </w:p>
    <w:p w:rsidR="00DD7857" w:rsidRDefault="008A7D50">
      <w:pPr>
        <w:pStyle w:val="PreformattedText"/>
      </w:pPr>
      <w:bookmarkStart w:id="1186" w:name="76"/>
      <w:r>
        <w:t xml:space="preserve">76 </w:t>
      </w:r>
      <w:bookmarkEnd w:id="1186"/>
      <w:r>
        <w:t xml:space="preserve">             super.addMenu(</w:t>
      </w:r>
    </w:p>
    <w:p w:rsidR="00DD7857" w:rsidRDefault="008A7D50">
      <w:pPr>
        <w:pStyle w:val="PreformattedText"/>
      </w:pPr>
      <w:bookmarkStart w:id="1187" w:name="77"/>
      <w:r>
        <w:t>77</w:t>
      </w:r>
      <w:bookmarkEnd w:id="1187"/>
      <w:r>
        <w:t xml:space="preserve">                  new MenuSegurancaFactory().getMenuSeguranca());</w:t>
      </w:r>
    </w:p>
    <w:p w:rsidR="00DD7857" w:rsidRDefault="008A7D50">
      <w:pPr>
        <w:pStyle w:val="PreformattedText"/>
      </w:pPr>
      <w:bookmarkStart w:id="1188" w:name="78"/>
      <w:r>
        <w:t xml:space="preserve">78 </w:t>
      </w:r>
      <w:bookmarkEnd w:id="1188"/>
      <w:r>
        <w:t xml:space="preserve">         JMenu menuVendas =</w:t>
      </w:r>
    </w:p>
    <w:p w:rsidR="00DD7857" w:rsidRDefault="008A7D50">
      <w:pPr>
        <w:pStyle w:val="PreformattedText"/>
      </w:pPr>
      <w:bookmarkStart w:id="1189" w:name="79"/>
      <w:r>
        <w:t xml:space="preserve">79 </w:t>
      </w:r>
      <w:bookmarkEnd w:id="1189"/>
      <w:r>
        <w:t xml:space="preserve">             super.addMenu(</w:t>
      </w:r>
    </w:p>
    <w:p w:rsidR="00DD7857" w:rsidRDefault="008A7D50">
      <w:pPr>
        <w:pStyle w:val="PreformattedText"/>
      </w:pPr>
      <w:bookmarkStart w:id="1190" w:name="80"/>
      <w:r>
        <w:t xml:space="preserve">80 </w:t>
      </w:r>
      <w:bookmarkEnd w:id="1190"/>
      <w:r>
        <w:t xml:space="preserve">                 new MenuVendasFactory().getMenuVendas());</w:t>
      </w:r>
    </w:p>
    <w:p w:rsidR="00DD7857" w:rsidRDefault="008A7D50">
      <w:pPr>
        <w:pStyle w:val="PreformattedText"/>
        <w:spacing w:after="283"/>
      </w:pPr>
      <w:r>
        <w:t xml:space="preserve">81  </w:t>
      </w:r>
    </w:p>
    <w:p w:rsidR="00DD7857" w:rsidRDefault="008A7D50">
      <w:pPr>
        <w:pStyle w:val="PreformattedText"/>
        <w:spacing w:after="283"/>
      </w:pPr>
      <w:r>
        <w:t>..........</w:t>
      </w:r>
    </w:p>
    <w:p w:rsidR="00DD7857" w:rsidRDefault="008A7D50">
      <w:pPr>
        <w:pStyle w:val="Textbody"/>
        <w:ind w:firstLine="0"/>
      </w:pPr>
      <w:r>
        <w:tab/>
        <w:t xml:space="preserve">Na linha 34, e mostrado o </w:t>
      </w:r>
      <w:r>
        <w:rPr>
          <w:i/>
          <w:iCs/>
        </w:rPr>
        <w:t>JDialog</w:t>
      </w:r>
      <w:r>
        <w:t xml:space="preserve"> de </w:t>
      </w:r>
      <w:r>
        <w:rPr>
          <w:i/>
          <w:iCs/>
        </w:rPr>
        <w:t>login</w:t>
      </w:r>
      <w:r>
        <w:t xml:space="preserve">, do qual é </w:t>
      </w:r>
      <w:r>
        <w:rPr>
          <w:i/>
          <w:iCs/>
        </w:rPr>
        <w:t>modal</w:t>
      </w:r>
      <w:r>
        <w:t xml:space="preserve">, ou seja, a linha de execução fica parada até que seja feito um </w:t>
      </w:r>
      <w:r>
        <w:rPr>
          <w:i/>
          <w:iCs/>
        </w:rPr>
        <w:t xml:space="preserve">dispose() </w:t>
      </w:r>
      <w:r>
        <w:t xml:space="preserve">nesse </w:t>
      </w:r>
      <w:r>
        <w:rPr>
          <w:i/>
          <w:iCs/>
        </w:rPr>
        <w:t>JDialog</w:t>
      </w:r>
      <w:r>
        <w:t xml:space="preserve">. Após o usuário fazer seu </w:t>
      </w:r>
      <w:r>
        <w:rPr>
          <w:i/>
          <w:iCs/>
        </w:rPr>
        <w:t>login</w:t>
      </w:r>
      <w:r>
        <w:t xml:space="preserve"> correto, irá executar a linha 36, onde irá chamar os métodos que criam os objetos que realmente constroem os menus. Abaixo mostra-se o uma parte da classe que cria o menu de cadastros:</w:t>
      </w:r>
    </w:p>
    <w:p w:rsidR="00DD7857" w:rsidRDefault="00DD7857">
      <w:pPr>
        <w:pStyle w:val="PreformattedText"/>
      </w:pPr>
    </w:p>
    <w:p w:rsidR="00DD7857" w:rsidRPr="005A5400" w:rsidRDefault="008A7D50">
      <w:pPr>
        <w:pStyle w:val="PreformattedText"/>
        <w:rPr>
          <w:lang w:val="en-US"/>
          <w:rPrChange w:id="1191" w:author="eduardo.pichler" w:date="2010-08-23T09:47:00Z">
            <w:rPr/>
          </w:rPrChange>
        </w:rPr>
      </w:pPr>
      <w:bookmarkStart w:id="1192" w:name="332"/>
      <w:r>
        <w:t xml:space="preserve"> </w:t>
      </w:r>
      <w:bookmarkEnd w:id="1192"/>
      <w:r w:rsidRPr="005A5400">
        <w:rPr>
          <w:lang w:val="en-US"/>
          <w:rPrChange w:id="1193" w:author="eduardo.pichler" w:date="2010-08-23T09:47:00Z">
            <w:rPr/>
          </w:rPrChange>
        </w:rPr>
        <w:t>33  public class MenuCadastroFactory {</w:t>
      </w:r>
    </w:p>
    <w:p w:rsidR="00DD7857" w:rsidRPr="005A5400" w:rsidRDefault="008A7D50">
      <w:pPr>
        <w:pStyle w:val="PreformattedText"/>
        <w:rPr>
          <w:lang w:val="en-US"/>
          <w:rPrChange w:id="1194" w:author="eduardo.pichler" w:date="2010-08-23T09:47:00Z">
            <w:rPr/>
          </w:rPrChange>
        </w:rPr>
      </w:pPr>
      <w:bookmarkStart w:id="1195" w:name="342"/>
      <w:r w:rsidRPr="005A5400">
        <w:rPr>
          <w:lang w:val="en-US"/>
          <w:rPrChange w:id="1196" w:author="eduardo.pichler" w:date="2010-08-23T09:47:00Z">
            <w:rPr/>
          </w:rPrChange>
        </w:rPr>
        <w:t xml:space="preserve"> </w:t>
      </w:r>
      <w:bookmarkEnd w:id="1195"/>
      <w:r w:rsidRPr="005A5400">
        <w:rPr>
          <w:lang w:val="en-US"/>
          <w:rPrChange w:id="1197" w:author="eduardo.pichler" w:date="2010-08-23T09:47:00Z">
            <w:rPr/>
          </w:rPrChange>
        </w:rPr>
        <w:t>34      /**</w:t>
      </w:r>
    </w:p>
    <w:p w:rsidR="00DD7857" w:rsidRPr="005A5400" w:rsidRDefault="008A7D50">
      <w:pPr>
        <w:pStyle w:val="PreformattedText"/>
        <w:rPr>
          <w:lang w:val="en-US"/>
          <w:rPrChange w:id="1198" w:author="eduardo.pichler" w:date="2010-08-23T09:47:00Z">
            <w:rPr/>
          </w:rPrChange>
        </w:rPr>
      </w:pPr>
      <w:bookmarkStart w:id="1199" w:name="352"/>
      <w:r w:rsidRPr="005A5400">
        <w:rPr>
          <w:lang w:val="en-US"/>
          <w:rPrChange w:id="1200" w:author="eduardo.pichler" w:date="2010-08-23T09:47:00Z">
            <w:rPr/>
          </w:rPrChange>
        </w:rPr>
        <w:t xml:space="preserve"> </w:t>
      </w:r>
      <w:bookmarkEnd w:id="1199"/>
      <w:r w:rsidRPr="005A5400">
        <w:rPr>
          <w:lang w:val="en-US"/>
          <w:rPrChange w:id="1201" w:author="eduardo.pichler" w:date="2010-08-23T09:47:00Z">
            <w:rPr/>
          </w:rPrChange>
        </w:rPr>
        <w:t>35       * Creates a new instance of MenuCadastroFactory</w:t>
      </w:r>
    </w:p>
    <w:p w:rsidR="00DD7857" w:rsidRDefault="008A7D50">
      <w:pPr>
        <w:pStyle w:val="PreformattedText"/>
      </w:pPr>
      <w:bookmarkStart w:id="1202" w:name="362"/>
      <w:r w:rsidRPr="005A5400">
        <w:rPr>
          <w:lang w:val="en-US"/>
          <w:rPrChange w:id="1203" w:author="eduardo.pichler" w:date="2010-08-23T09:47:00Z">
            <w:rPr/>
          </w:rPrChange>
        </w:rPr>
        <w:t xml:space="preserve"> </w:t>
      </w:r>
      <w:bookmarkEnd w:id="1202"/>
      <w:r>
        <w:t>36       */</w:t>
      </w:r>
    </w:p>
    <w:p w:rsidR="00DD7857" w:rsidRDefault="008A7D50">
      <w:pPr>
        <w:pStyle w:val="PreformattedText"/>
      </w:pPr>
      <w:bookmarkStart w:id="1204" w:name="372"/>
      <w:r>
        <w:t xml:space="preserve"> </w:t>
      </w:r>
      <w:bookmarkEnd w:id="1204"/>
      <w:r>
        <w:t>37      public MenuCadastroFactory() {</w:t>
      </w:r>
    </w:p>
    <w:p w:rsidR="00DD7857" w:rsidRDefault="008A7D50">
      <w:pPr>
        <w:pStyle w:val="PreformattedText"/>
      </w:pPr>
      <w:bookmarkStart w:id="1205" w:name="381"/>
      <w:r>
        <w:t xml:space="preserve"> </w:t>
      </w:r>
      <w:bookmarkEnd w:id="1205"/>
      <w:r>
        <w:t xml:space="preserve">38  </w:t>
      </w:r>
    </w:p>
    <w:p w:rsidR="00DD7857" w:rsidRDefault="008A7D50">
      <w:pPr>
        <w:pStyle w:val="PreformattedText"/>
      </w:pPr>
      <w:bookmarkStart w:id="1206" w:name="391"/>
      <w:r>
        <w:t xml:space="preserve"> </w:t>
      </w:r>
      <w:bookmarkEnd w:id="1206"/>
      <w:r>
        <w:t>39      }</w:t>
      </w:r>
    </w:p>
    <w:p w:rsidR="00DD7857" w:rsidRDefault="008A7D50">
      <w:pPr>
        <w:pStyle w:val="PreformattedText"/>
      </w:pPr>
      <w:bookmarkStart w:id="1207" w:name="401"/>
      <w:r>
        <w:t xml:space="preserve"> </w:t>
      </w:r>
      <w:bookmarkEnd w:id="1207"/>
      <w:r>
        <w:t xml:space="preserve">40  </w:t>
      </w:r>
    </w:p>
    <w:p w:rsidR="00DD7857" w:rsidRDefault="008A7D50">
      <w:pPr>
        <w:pStyle w:val="PreformattedText"/>
      </w:pPr>
      <w:bookmarkStart w:id="1208" w:name="411"/>
      <w:r>
        <w:t xml:space="preserve"> </w:t>
      </w:r>
      <w:bookmarkEnd w:id="1208"/>
      <w:r>
        <w:t>41      public JMenu constroiMenuCadastros() {</w:t>
      </w:r>
    </w:p>
    <w:p w:rsidR="00DD7857" w:rsidRDefault="008A7D50">
      <w:pPr>
        <w:pStyle w:val="PreformattedText"/>
      </w:pPr>
      <w:bookmarkStart w:id="1209" w:name="421"/>
      <w:r>
        <w:t xml:space="preserve"> </w:t>
      </w:r>
      <w:bookmarkEnd w:id="1209"/>
      <w:r>
        <w:t>42          JMenu cadastro = new JMenu();</w:t>
      </w:r>
    </w:p>
    <w:p w:rsidR="00DD7857" w:rsidRDefault="008A7D50">
      <w:pPr>
        <w:pStyle w:val="PreformattedText"/>
      </w:pPr>
      <w:bookmarkStart w:id="1210" w:name="431"/>
      <w:r>
        <w:t xml:space="preserve"> </w:t>
      </w:r>
      <w:bookmarkEnd w:id="1210"/>
      <w:r>
        <w:t>43          cadastro.setText("Cadastro");</w:t>
      </w:r>
    </w:p>
    <w:p w:rsidR="00DD7857" w:rsidRDefault="008A7D50">
      <w:pPr>
        <w:pStyle w:val="PreformattedText"/>
      </w:pPr>
      <w:bookmarkStart w:id="1211" w:name="441"/>
      <w:r>
        <w:t xml:space="preserve"> </w:t>
      </w:r>
      <w:bookmarkEnd w:id="1211"/>
      <w:r>
        <w:t>44          cadastro.setToolTipText("Cadastros e " +</w:t>
      </w:r>
    </w:p>
    <w:p w:rsidR="00DD7857" w:rsidRDefault="008A7D50">
      <w:pPr>
        <w:pStyle w:val="PreformattedText"/>
      </w:pPr>
      <w:bookmarkStart w:id="1212" w:name="451"/>
      <w:r>
        <w:t xml:space="preserve"> </w:t>
      </w:r>
      <w:bookmarkEnd w:id="1212"/>
      <w:r>
        <w:t>45          "pesquisas no banco de dados");</w:t>
      </w:r>
    </w:p>
    <w:p w:rsidR="00DD7857" w:rsidRDefault="008A7D50">
      <w:pPr>
        <w:pStyle w:val="PreformattedText"/>
      </w:pPr>
      <w:bookmarkStart w:id="1213" w:name="461"/>
      <w:r>
        <w:t xml:space="preserve"> </w:t>
      </w:r>
      <w:bookmarkEnd w:id="1213"/>
      <w:r>
        <w:t>46          cadastro.setMnemonic('C');</w:t>
      </w:r>
    </w:p>
    <w:p w:rsidR="00DD7857" w:rsidRDefault="008A7D50">
      <w:pPr>
        <w:pStyle w:val="PreformattedText"/>
      </w:pPr>
      <w:bookmarkStart w:id="1214" w:name="471"/>
      <w:r>
        <w:t xml:space="preserve"> </w:t>
      </w:r>
      <w:bookmarkEnd w:id="1214"/>
      <w:r>
        <w:t>47          adicionarCadastroCidades(cadastro);</w:t>
      </w:r>
    </w:p>
    <w:p w:rsidR="00DD7857" w:rsidRDefault="008A7D50">
      <w:pPr>
        <w:pStyle w:val="PreformattedText"/>
      </w:pPr>
      <w:bookmarkStart w:id="1215" w:name="481"/>
      <w:r>
        <w:t xml:space="preserve"> </w:t>
      </w:r>
      <w:bookmarkEnd w:id="1215"/>
      <w:r>
        <w:t>48          adicionarCadastroComuns(cadastro);</w:t>
      </w:r>
    </w:p>
    <w:p w:rsidR="00DD7857" w:rsidRDefault="008A7D50">
      <w:pPr>
        <w:pStyle w:val="PreformattedText"/>
      </w:pPr>
      <w:bookmarkStart w:id="1216" w:name="491"/>
      <w:r>
        <w:t xml:space="preserve"> </w:t>
      </w:r>
      <w:bookmarkEnd w:id="1216"/>
      <w:r>
        <w:t xml:space="preserve">49         </w:t>
      </w:r>
    </w:p>
    <w:p w:rsidR="00DD7857" w:rsidRDefault="008A7D50">
      <w:pPr>
        <w:pStyle w:val="PreformattedText"/>
      </w:pPr>
      <w:bookmarkStart w:id="1217" w:name="501"/>
      <w:r>
        <w:t xml:space="preserve"> </w:t>
      </w:r>
      <w:bookmarkEnd w:id="1217"/>
      <w:r>
        <w:t>50          adicionarCadastroPessoasFisicas(cadastro);</w:t>
      </w:r>
    </w:p>
    <w:p w:rsidR="00DD7857" w:rsidRDefault="008A7D50">
      <w:pPr>
        <w:pStyle w:val="PreformattedText"/>
      </w:pPr>
      <w:bookmarkStart w:id="1218" w:name="511"/>
      <w:r>
        <w:t xml:space="preserve"> </w:t>
      </w:r>
      <w:bookmarkEnd w:id="1218"/>
      <w:r>
        <w:t>51          adicionarCadastroPessoasJuridicas(cadastro);</w:t>
      </w:r>
    </w:p>
    <w:p w:rsidR="00DD7857" w:rsidRDefault="008A7D50">
      <w:pPr>
        <w:pStyle w:val="PreformattedText"/>
      </w:pPr>
      <w:bookmarkStart w:id="1219" w:name="521"/>
      <w:r>
        <w:t xml:space="preserve"> </w:t>
      </w:r>
      <w:bookmarkEnd w:id="1219"/>
      <w:r>
        <w:t>52          adicionarCadastroProdutos(cadastro);</w:t>
      </w:r>
    </w:p>
    <w:p w:rsidR="00DD7857" w:rsidRDefault="008A7D50">
      <w:pPr>
        <w:pStyle w:val="PreformattedText"/>
      </w:pPr>
      <w:bookmarkStart w:id="1220" w:name="531"/>
      <w:r>
        <w:lastRenderedPageBreak/>
        <w:t xml:space="preserve"> </w:t>
      </w:r>
      <w:bookmarkEnd w:id="1220"/>
      <w:r>
        <w:t>53          return cadastro;</w:t>
      </w:r>
    </w:p>
    <w:p w:rsidR="00DD7857" w:rsidRDefault="008A7D50">
      <w:pPr>
        <w:pStyle w:val="PreformattedText"/>
      </w:pPr>
      <w:bookmarkStart w:id="1221" w:name="541"/>
      <w:r>
        <w:t xml:space="preserve"> </w:t>
      </w:r>
      <w:bookmarkEnd w:id="1221"/>
      <w:r>
        <w:t>54      }</w:t>
      </w:r>
    </w:p>
    <w:p w:rsidR="00DD7857" w:rsidRDefault="008A7D50">
      <w:pPr>
        <w:pStyle w:val="PreformattedText"/>
      </w:pPr>
      <w:bookmarkStart w:id="1222" w:name="551"/>
      <w:r>
        <w:t xml:space="preserve"> </w:t>
      </w:r>
      <w:bookmarkEnd w:id="1222"/>
      <w:r>
        <w:t xml:space="preserve">55  </w:t>
      </w:r>
    </w:p>
    <w:p w:rsidR="00DD7857" w:rsidRDefault="008A7D50">
      <w:pPr>
        <w:pStyle w:val="PreformattedText"/>
      </w:pPr>
      <w:bookmarkStart w:id="1223" w:name="561"/>
      <w:r>
        <w:t xml:space="preserve"> </w:t>
      </w:r>
      <w:bookmarkEnd w:id="1223"/>
      <w:r>
        <w:t>56      /**</w:t>
      </w:r>
    </w:p>
    <w:p w:rsidR="00DD7857" w:rsidRDefault="008A7D50">
      <w:pPr>
        <w:pStyle w:val="PreformattedText"/>
      </w:pPr>
      <w:bookmarkStart w:id="1224" w:name="571"/>
      <w:r>
        <w:t xml:space="preserve"> </w:t>
      </w:r>
      <w:bookmarkEnd w:id="1224"/>
      <w:r>
        <w:t>57       * Adiciona o cadastro de pessoas</w:t>
      </w:r>
    </w:p>
    <w:p w:rsidR="00DD7857" w:rsidRDefault="008A7D50">
      <w:pPr>
        <w:pStyle w:val="PreformattedText"/>
      </w:pPr>
      <w:bookmarkStart w:id="1225" w:name="581"/>
      <w:r>
        <w:t xml:space="preserve"> </w:t>
      </w:r>
      <w:bookmarkEnd w:id="1225"/>
      <w:r>
        <w:t>58       */</w:t>
      </w:r>
    </w:p>
    <w:p w:rsidR="00DD7857" w:rsidRDefault="008A7D50">
      <w:pPr>
        <w:pStyle w:val="PreformattedText"/>
      </w:pPr>
      <w:bookmarkStart w:id="1226" w:name="591"/>
      <w:r>
        <w:t xml:space="preserve"> </w:t>
      </w:r>
      <w:bookmarkEnd w:id="1226"/>
      <w:r>
        <w:t>59      private void adicionarCadastroPessoasJuridicas(JMenu menu) {</w:t>
      </w:r>
    </w:p>
    <w:p w:rsidR="00DD7857" w:rsidRDefault="008A7D50">
      <w:pPr>
        <w:pStyle w:val="PreformattedText"/>
      </w:pPr>
      <w:bookmarkStart w:id="1227" w:name="601"/>
      <w:r>
        <w:t xml:space="preserve"> </w:t>
      </w:r>
      <w:bookmarkEnd w:id="1227"/>
      <w:r>
        <w:t>60          JMenuItem menuItem = menu.add("Pessoas Jurídicas");</w:t>
      </w:r>
    </w:p>
    <w:p w:rsidR="00DD7857" w:rsidRPr="005A5400" w:rsidRDefault="008A7D50">
      <w:pPr>
        <w:pStyle w:val="PreformattedText"/>
        <w:rPr>
          <w:lang w:val="en-US"/>
          <w:rPrChange w:id="1228" w:author="eduardo.pichler" w:date="2010-08-23T09:47:00Z">
            <w:rPr/>
          </w:rPrChange>
        </w:rPr>
      </w:pPr>
      <w:bookmarkStart w:id="1229" w:name="611"/>
      <w:r>
        <w:t xml:space="preserve"> </w:t>
      </w:r>
      <w:bookmarkEnd w:id="1229"/>
      <w:r w:rsidRPr="005A5400">
        <w:rPr>
          <w:lang w:val="en-US"/>
          <w:rPrChange w:id="1230" w:author="eduardo.pichler" w:date="2010-08-23T09:47:00Z">
            <w:rPr/>
          </w:rPrChange>
        </w:rPr>
        <w:t>61          menuItem.setAccelerator(KeyStroke.getKeyStroke('P',</w:t>
      </w:r>
    </w:p>
    <w:p w:rsidR="00DD7857" w:rsidRPr="005A5400" w:rsidRDefault="008A7D50">
      <w:pPr>
        <w:pStyle w:val="PreformattedText"/>
        <w:rPr>
          <w:lang w:val="en-US"/>
          <w:rPrChange w:id="1231" w:author="eduardo.pichler" w:date="2010-08-23T09:47:00Z">
            <w:rPr/>
          </w:rPrChange>
        </w:rPr>
      </w:pPr>
      <w:bookmarkStart w:id="1232" w:name="621"/>
      <w:r w:rsidRPr="005A5400">
        <w:rPr>
          <w:lang w:val="en-US"/>
          <w:rPrChange w:id="1233" w:author="eduardo.pichler" w:date="2010-08-23T09:47:00Z">
            <w:rPr/>
          </w:rPrChange>
        </w:rPr>
        <w:t xml:space="preserve"> </w:t>
      </w:r>
      <w:bookmarkEnd w:id="1232"/>
      <w:r w:rsidRPr="005A5400">
        <w:rPr>
          <w:lang w:val="en-US"/>
          <w:rPrChange w:id="1234" w:author="eduardo.pichler" w:date="2010-08-23T09:47:00Z">
            <w:rPr/>
          </w:rPrChange>
        </w:rPr>
        <w:t>62</w:t>
      </w:r>
      <w:r w:rsidRPr="005A5400">
        <w:rPr>
          <w:lang w:val="en-US"/>
          <w:rPrChange w:id="1235" w:author="eduardo.pichler" w:date="2010-08-23T09:47:00Z">
            <w:rPr/>
          </w:rPrChange>
        </w:rPr>
        <w:tab/>
      </w:r>
      <w:r w:rsidRPr="005A5400">
        <w:rPr>
          <w:lang w:val="en-US"/>
          <w:rPrChange w:id="1236" w:author="eduardo.pichler" w:date="2010-08-23T09:47:00Z">
            <w:rPr/>
          </w:rPrChange>
        </w:rPr>
        <w:tab/>
        <w:t xml:space="preserve"> InputEvent.ALT_MASK + InputEvent.CTRL_MASK));</w:t>
      </w:r>
    </w:p>
    <w:p w:rsidR="00DD7857" w:rsidRDefault="008A7D50">
      <w:pPr>
        <w:pStyle w:val="PreformattedText"/>
      </w:pPr>
      <w:r w:rsidRPr="005A5400">
        <w:rPr>
          <w:lang w:val="en-US"/>
          <w:rPrChange w:id="1237" w:author="eduardo.pichler" w:date="2010-08-23T09:47:00Z">
            <w:rPr/>
          </w:rPrChange>
        </w:rPr>
        <w:t xml:space="preserve"> </w:t>
      </w:r>
      <w:r>
        <w:t xml:space="preserve">63          menuItem.addActionListener(new   </w:t>
      </w:r>
    </w:p>
    <w:p w:rsidR="00DD7857" w:rsidRDefault="008A7D50">
      <w:pPr>
        <w:pStyle w:val="PreformattedText"/>
      </w:pPr>
      <w:r>
        <w:t xml:space="preserve"> 64</w:t>
      </w:r>
      <w:r>
        <w:tab/>
      </w:r>
      <w:r>
        <w:tab/>
      </w:r>
      <w:r>
        <w:tab/>
        <w:t>ListenerCadastrarPessoasJuridicas());</w:t>
      </w:r>
    </w:p>
    <w:p w:rsidR="00DD7857" w:rsidRDefault="008A7D50">
      <w:pPr>
        <w:pStyle w:val="PreformattedText"/>
      </w:pPr>
      <w:bookmarkStart w:id="1238" w:name="651"/>
      <w:r>
        <w:t xml:space="preserve"> </w:t>
      </w:r>
      <w:bookmarkEnd w:id="1238"/>
      <w:r>
        <w:t>65      }</w:t>
      </w:r>
    </w:p>
    <w:p w:rsidR="00DD7857" w:rsidRDefault="008A7D50">
      <w:pPr>
        <w:pStyle w:val="PreformattedText"/>
      </w:pPr>
      <w:bookmarkStart w:id="1239" w:name="661"/>
      <w:r>
        <w:t xml:space="preserve"> </w:t>
      </w:r>
      <w:bookmarkEnd w:id="1239"/>
      <w:r>
        <w:t xml:space="preserve">66  </w:t>
      </w:r>
    </w:p>
    <w:p w:rsidR="00DD7857" w:rsidRDefault="008A7D50">
      <w:pPr>
        <w:pStyle w:val="PreformattedText"/>
      </w:pPr>
      <w:bookmarkStart w:id="1240" w:name="671"/>
      <w:r>
        <w:t xml:space="preserve"> </w:t>
      </w:r>
      <w:bookmarkEnd w:id="1240"/>
      <w:r>
        <w:t>67      /**</w:t>
      </w:r>
    </w:p>
    <w:p w:rsidR="00DD7857" w:rsidRDefault="008A7D50">
      <w:pPr>
        <w:pStyle w:val="PreformattedText"/>
      </w:pPr>
      <w:bookmarkStart w:id="1241" w:name="681"/>
      <w:r>
        <w:t xml:space="preserve"> </w:t>
      </w:r>
      <w:bookmarkEnd w:id="1241"/>
      <w:r>
        <w:t>68       * Adiciona o cadastro de produtos</w:t>
      </w:r>
    </w:p>
    <w:p w:rsidR="00DD7857" w:rsidRDefault="008A7D50">
      <w:pPr>
        <w:pStyle w:val="PreformattedText"/>
      </w:pPr>
      <w:bookmarkStart w:id="1242" w:name="691"/>
      <w:r>
        <w:t xml:space="preserve"> </w:t>
      </w:r>
      <w:bookmarkEnd w:id="1242"/>
      <w:r>
        <w:t>69       */</w:t>
      </w:r>
    </w:p>
    <w:p w:rsidR="00DD7857" w:rsidRDefault="008A7D50">
      <w:pPr>
        <w:pStyle w:val="PreformattedText"/>
        <w:jc w:val="left"/>
      </w:pPr>
      <w:bookmarkStart w:id="1243" w:name="701"/>
      <w:r>
        <w:t xml:space="preserve"> </w:t>
      </w:r>
      <w:bookmarkEnd w:id="1243"/>
      <w:r>
        <w:t>70      private void adicionarCadastroProdutos(JMenu menu) {</w:t>
      </w:r>
    </w:p>
    <w:p w:rsidR="00DD7857" w:rsidRDefault="008A7D50">
      <w:pPr>
        <w:pStyle w:val="PreformattedText"/>
        <w:jc w:val="left"/>
      </w:pPr>
      <w:bookmarkStart w:id="1244" w:name="711"/>
      <w:r>
        <w:t xml:space="preserve"> </w:t>
      </w:r>
      <w:bookmarkEnd w:id="1244"/>
      <w:r>
        <w:t>71          JMenuItem menuItem = menu.add("Produtos");</w:t>
      </w:r>
    </w:p>
    <w:p w:rsidR="00DD7857" w:rsidRPr="005A5400" w:rsidRDefault="008A7D50">
      <w:pPr>
        <w:pStyle w:val="PreformattedText"/>
        <w:jc w:val="left"/>
        <w:rPr>
          <w:lang w:val="en-US"/>
          <w:rPrChange w:id="1245" w:author="eduardo.pichler" w:date="2010-08-23T09:47:00Z">
            <w:rPr/>
          </w:rPrChange>
        </w:rPr>
      </w:pPr>
      <w:bookmarkStart w:id="1246" w:name="721"/>
      <w:r>
        <w:t xml:space="preserve"> </w:t>
      </w:r>
      <w:bookmarkEnd w:id="1246"/>
      <w:r w:rsidRPr="005A5400">
        <w:rPr>
          <w:lang w:val="en-US"/>
          <w:rPrChange w:id="1247" w:author="eduardo.pichler" w:date="2010-08-23T09:47:00Z">
            <w:rPr/>
          </w:rPrChange>
        </w:rPr>
        <w:t>72          menuItem.setAccelerator(KeyStroke.getKeyStroke('P',</w:t>
      </w:r>
    </w:p>
    <w:p w:rsidR="00DD7857" w:rsidRPr="005A5400" w:rsidRDefault="008A7D50">
      <w:pPr>
        <w:pStyle w:val="PreformattedText"/>
        <w:jc w:val="left"/>
        <w:rPr>
          <w:lang w:val="en-US"/>
          <w:rPrChange w:id="1248" w:author="eduardo.pichler" w:date="2010-08-23T09:47:00Z">
            <w:rPr/>
          </w:rPrChange>
        </w:rPr>
      </w:pPr>
      <w:bookmarkStart w:id="1249" w:name="731"/>
      <w:r w:rsidRPr="005A5400">
        <w:rPr>
          <w:lang w:val="en-US"/>
          <w:rPrChange w:id="1250" w:author="eduardo.pichler" w:date="2010-08-23T09:47:00Z">
            <w:rPr/>
          </w:rPrChange>
        </w:rPr>
        <w:t xml:space="preserve"> </w:t>
      </w:r>
      <w:bookmarkEnd w:id="1249"/>
      <w:r w:rsidRPr="005A5400">
        <w:rPr>
          <w:lang w:val="en-US"/>
          <w:rPrChange w:id="1251" w:author="eduardo.pichler" w:date="2010-08-23T09:47:00Z">
            <w:rPr/>
          </w:rPrChange>
        </w:rPr>
        <w:t xml:space="preserve">73 </w:t>
      </w:r>
      <w:r w:rsidRPr="005A5400">
        <w:rPr>
          <w:lang w:val="en-US"/>
          <w:rPrChange w:id="1252" w:author="eduardo.pichler" w:date="2010-08-23T09:47:00Z">
            <w:rPr/>
          </w:rPrChange>
        </w:rPr>
        <w:tab/>
      </w:r>
      <w:r w:rsidRPr="005A5400">
        <w:rPr>
          <w:lang w:val="en-US"/>
          <w:rPrChange w:id="1253" w:author="eduardo.pichler" w:date="2010-08-23T09:47:00Z">
            <w:rPr/>
          </w:rPrChange>
        </w:rPr>
        <w:tab/>
      </w:r>
      <w:r w:rsidRPr="005A5400">
        <w:rPr>
          <w:lang w:val="en-US"/>
          <w:rPrChange w:id="1254" w:author="eduardo.pichler" w:date="2010-08-23T09:47:00Z">
            <w:rPr/>
          </w:rPrChange>
        </w:rPr>
        <w:tab/>
        <w:t>InputEvent.ALT_MASK + InputEvent.CTRL_MASK));</w:t>
      </w:r>
    </w:p>
    <w:p w:rsidR="00DD7857" w:rsidRDefault="008A7D50">
      <w:pPr>
        <w:pStyle w:val="PreformattedText"/>
        <w:jc w:val="left"/>
      </w:pPr>
      <w:bookmarkStart w:id="1255" w:name="751"/>
      <w:r w:rsidRPr="005A5400">
        <w:rPr>
          <w:lang w:val="en-US"/>
          <w:rPrChange w:id="1256" w:author="eduardo.pichler" w:date="2010-08-23T09:47:00Z">
            <w:rPr/>
          </w:rPrChange>
        </w:rPr>
        <w:t xml:space="preserve"> </w:t>
      </w:r>
      <w:bookmarkEnd w:id="1255"/>
      <w:r>
        <w:t xml:space="preserve">74          menuItem.addActionListener(new </w:t>
      </w:r>
      <w:r>
        <w:tab/>
      </w:r>
      <w:r>
        <w:tab/>
      </w:r>
      <w:r>
        <w:tab/>
      </w:r>
    </w:p>
    <w:p w:rsidR="00DD7857" w:rsidRDefault="008A7D50">
      <w:pPr>
        <w:pStyle w:val="PreformattedText"/>
        <w:jc w:val="left"/>
      </w:pPr>
      <w:r>
        <w:t xml:space="preserve"> 75</w:t>
      </w:r>
      <w:r>
        <w:tab/>
        <w:t xml:space="preserve">       ListenerCadastroProdutos());</w:t>
      </w:r>
    </w:p>
    <w:p w:rsidR="00DD7857" w:rsidRDefault="008A7D50">
      <w:pPr>
        <w:pStyle w:val="PreformattedText"/>
        <w:jc w:val="left"/>
      </w:pPr>
      <w:bookmarkStart w:id="1257" w:name="761"/>
      <w:r>
        <w:t xml:space="preserve"> </w:t>
      </w:r>
      <w:bookmarkEnd w:id="1257"/>
      <w:r>
        <w:t>76      }</w:t>
      </w:r>
    </w:p>
    <w:p w:rsidR="00DD7857" w:rsidRDefault="008A7D50">
      <w:pPr>
        <w:pStyle w:val="PreformattedText"/>
        <w:jc w:val="left"/>
      </w:pPr>
      <w:r>
        <w:tab/>
        <w:t>.........</w:t>
      </w:r>
    </w:p>
    <w:p w:rsidR="00DD7857" w:rsidRDefault="00DD7857">
      <w:pPr>
        <w:pStyle w:val="Textbody"/>
        <w:ind w:firstLine="0"/>
      </w:pPr>
    </w:p>
    <w:p w:rsidR="00DD7857" w:rsidRDefault="008A7D50">
      <w:pPr>
        <w:pStyle w:val="Textbody"/>
        <w:ind w:firstLine="0"/>
      </w:pPr>
      <w:r>
        <w:tab/>
        <w:t xml:space="preserve">Na linha 41 têm-se o método que cria o </w:t>
      </w:r>
      <w:r>
        <w:rPr>
          <w:i/>
          <w:iCs/>
        </w:rPr>
        <w:t>JMenu</w:t>
      </w:r>
      <w:r>
        <w:t xml:space="preserve"> que aparece na barra de menus, ele por sua vez, chama outros métodos privados adicionando </w:t>
      </w:r>
      <w:r>
        <w:rPr>
          <w:i/>
          <w:iCs/>
        </w:rPr>
        <w:t>JMenuItems</w:t>
      </w:r>
      <w:r>
        <w:t xml:space="preserve"> a ao menu antes de enviá-lo. Como os métodos que estão na linha 59 e 70 são semelhantes em sua  arquitetura, será mostrado em detalhes apenas no último, que é a criação do menu de controle das regiões do sistema.</w:t>
      </w:r>
    </w:p>
    <w:p w:rsidR="00DD7857" w:rsidRDefault="008A7D50">
      <w:pPr>
        <w:pStyle w:val="Textbody"/>
        <w:ind w:firstLine="0"/>
      </w:pPr>
      <w:r>
        <w:tab/>
        <w:t xml:space="preserve">Na linha 72, seta-se o atalho de teclado para acessar o evento de clique desse item do menu, sendo que é preciso segurar as teclas </w:t>
      </w:r>
      <w:r>
        <w:rPr>
          <w:i/>
          <w:iCs/>
        </w:rPr>
        <w:t>alt</w:t>
      </w:r>
      <w:r>
        <w:t xml:space="preserve"> e </w:t>
      </w:r>
      <w:r>
        <w:rPr>
          <w:i/>
          <w:iCs/>
        </w:rPr>
        <w:t>control</w:t>
      </w:r>
      <w:r>
        <w:t xml:space="preserve"> . E o </w:t>
      </w:r>
      <w:r>
        <w:rPr>
          <w:i/>
          <w:iCs/>
        </w:rPr>
        <w:t>actionListener</w:t>
      </w:r>
      <w:r>
        <w:t xml:space="preserve"> setado para o menu, que é a interface implementada que o menu vai chamar ao ser clicado, esta em outra classe, a ListenerCadastroProdutos, que será abordada a seguir:</w:t>
      </w:r>
    </w:p>
    <w:p w:rsidR="00DD7857" w:rsidRDefault="00DD7857">
      <w:pPr>
        <w:pStyle w:val="PreformattedText"/>
      </w:pPr>
    </w:p>
    <w:p w:rsidR="00DD7857" w:rsidRPr="005A5400" w:rsidRDefault="008A7D50">
      <w:pPr>
        <w:pStyle w:val="PreformattedText"/>
        <w:rPr>
          <w:lang w:val="en-US"/>
          <w:rPrChange w:id="1258" w:author="eduardo.pichler" w:date="2010-08-23T09:47:00Z">
            <w:rPr/>
          </w:rPrChange>
        </w:rPr>
      </w:pPr>
      <w:bookmarkStart w:id="1259" w:name="131"/>
      <w:r w:rsidRPr="005A5400">
        <w:rPr>
          <w:lang w:val="en-US"/>
          <w:rPrChange w:id="1260" w:author="eduardo.pichler" w:date="2010-08-23T09:47:00Z">
            <w:rPr/>
          </w:rPrChange>
        </w:rPr>
        <w:t xml:space="preserve">13 </w:t>
      </w:r>
      <w:bookmarkEnd w:id="1259"/>
      <w:r w:rsidRPr="005A5400">
        <w:rPr>
          <w:lang w:val="en-US"/>
          <w:rPrChange w:id="1261" w:author="eduardo.pichler" w:date="2010-08-23T09:47:00Z">
            <w:rPr/>
          </w:rPrChange>
        </w:rPr>
        <w:t xml:space="preserve"> public class ListenerCadastrarProdutos implements ActionListener{</w:t>
      </w:r>
    </w:p>
    <w:p w:rsidR="00DD7857" w:rsidRPr="005A5400" w:rsidRDefault="008A7D50">
      <w:pPr>
        <w:pStyle w:val="PreformattedText"/>
        <w:jc w:val="left"/>
        <w:rPr>
          <w:lang w:val="en-US"/>
          <w:rPrChange w:id="1262" w:author="eduardo.pichler" w:date="2010-08-23T09:47:00Z">
            <w:rPr/>
          </w:rPrChange>
        </w:rPr>
      </w:pPr>
      <w:bookmarkStart w:id="1263" w:name="141"/>
      <w:r w:rsidRPr="005A5400">
        <w:rPr>
          <w:lang w:val="en-US"/>
          <w:rPrChange w:id="1264" w:author="eduardo.pichler" w:date="2010-08-23T09:47:00Z">
            <w:rPr/>
          </w:rPrChange>
        </w:rPr>
        <w:t xml:space="preserve">14 </w:t>
      </w:r>
      <w:bookmarkEnd w:id="1263"/>
      <w:r w:rsidRPr="005A5400">
        <w:rPr>
          <w:lang w:val="en-US"/>
          <w:rPrChange w:id="1265" w:author="eduardo.pichler" w:date="2010-08-23T09:47:00Z">
            <w:rPr/>
          </w:rPrChange>
        </w:rPr>
        <w:t xml:space="preserve">       private PanelPesquisaGeneric panel = null;</w:t>
      </w:r>
    </w:p>
    <w:p w:rsidR="00DD7857" w:rsidRPr="005A5400" w:rsidRDefault="008A7D50">
      <w:pPr>
        <w:pStyle w:val="PreformattedText"/>
        <w:jc w:val="left"/>
        <w:rPr>
          <w:lang w:val="en-US"/>
          <w:rPrChange w:id="1266" w:author="eduardo.pichler" w:date="2010-08-23T09:47:00Z">
            <w:rPr/>
          </w:rPrChange>
        </w:rPr>
      </w:pPr>
      <w:bookmarkStart w:id="1267" w:name="151"/>
      <w:r w:rsidRPr="005A5400">
        <w:rPr>
          <w:lang w:val="en-US"/>
          <w:rPrChange w:id="1268" w:author="eduardo.pichler" w:date="2010-08-23T09:47:00Z">
            <w:rPr/>
          </w:rPrChange>
        </w:rPr>
        <w:t xml:space="preserve">15 </w:t>
      </w:r>
      <w:bookmarkEnd w:id="1267"/>
      <w:r w:rsidRPr="005A5400">
        <w:rPr>
          <w:lang w:val="en-US"/>
          <w:rPrChange w:id="1269" w:author="eduardo.pichler" w:date="2010-08-23T09:47:00Z">
            <w:rPr/>
          </w:rPrChange>
        </w:rPr>
        <w:t xml:space="preserve">     </w:t>
      </w:r>
    </w:p>
    <w:p w:rsidR="00DD7857" w:rsidRPr="005A5400" w:rsidRDefault="008A7D50">
      <w:pPr>
        <w:pStyle w:val="PreformattedText"/>
        <w:jc w:val="left"/>
        <w:rPr>
          <w:lang w:val="en-US"/>
          <w:rPrChange w:id="1270" w:author="eduardo.pichler" w:date="2010-08-23T09:47:00Z">
            <w:rPr/>
          </w:rPrChange>
        </w:rPr>
      </w:pPr>
      <w:r w:rsidRPr="005A5400">
        <w:rPr>
          <w:lang w:val="en-US"/>
          <w:rPrChange w:id="1271" w:author="eduardo.pichler" w:date="2010-08-23T09:47:00Z">
            <w:rPr/>
          </w:rPrChange>
        </w:rPr>
        <w:t>16        public void actionPerformed(ActionEvent actionEvent){</w:t>
      </w:r>
    </w:p>
    <w:p w:rsidR="00DD7857" w:rsidRPr="005A5400" w:rsidRDefault="008A7D50">
      <w:pPr>
        <w:pStyle w:val="PreformattedText"/>
        <w:jc w:val="left"/>
        <w:rPr>
          <w:lang w:val="en-US"/>
          <w:rPrChange w:id="1272" w:author="eduardo.pichler" w:date="2010-08-23T09:47:00Z">
            <w:rPr/>
          </w:rPrChange>
        </w:rPr>
      </w:pPr>
      <w:bookmarkStart w:id="1273" w:name="161"/>
      <w:r w:rsidRPr="005A5400">
        <w:rPr>
          <w:lang w:val="en-US"/>
          <w:rPrChange w:id="1274" w:author="eduardo.pichler" w:date="2010-08-23T09:47:00Z">
            <w:rPr/>
          </w:rPrChange>
        </w:rPr>
        <w:lastRenderedPageBreak/>
        <w:t xml:space="preserve">17 </w:t>
      </w:r>
      <w:bookmarkEnd w:id="1273"/>
      <w:r w:rsidRPr="005A5400">
        <w:rPr>
          <w:lang w:val="en-US"/>
          <w:rPrChange w:id="1275" w:author="eduardo.pichler" w:date="2010-08-23T09:47:00Z">
            <w:rPr/>
          </w:rPrChange>
        </w:rPr>
        <w:t xml:space="preserve"> </w:t>
      </w:r>
      <w:r w:rsidRPr="005A5400">
        <w:rPr>
          <w:lang w:val="en-US"/>
          <w:rPrChange w:id="1276" w:author="eduardo.pichler" w:date="2010-08-23T09:47:00Z">
            <w:rPr/>
          </w:rPrChange>
        </w:rPr>
        <w:tab/>
        <w:t xml:space="preserve">      StartFrame.getCurrentInstance().</w:t>
      </w:r>
    </w:p>
    <w:p w:rsidR="00DD7857" w:rsidRPr="005A5400" w:rsidRDefault="008A7D50">
      <w:pPr>
        <w:pStyle w:val="PreformattedText"/>
        <w:jc w:val="left"/>
        <w:rPr>
          <w:lang w:val="en-US"/>
          <w:rPrChange w:id="1277" w:author="eduardo.pichler" w:date="2010-08-23T09:47:00Z">
            <w:rPr/>
          </w:rPrChange>
        </w:rPr>
      </w:pPr>
      <w:r w:rsidRPr="005A5400">
        <w:rPr>
          <w:lang w:val="en-US"/>
          <w:rPrChange w:id="1278" w:author="eduardo.pichler" w:date="2010-08-23T09:47:00Z">
            <w:rPr/>
          </w:rPrChange>
        </w:rPr>
        <w:t>18</w:t>
      </w:r>
      <w:r w:rsidRPr="005A5400">
        <w:rPr>
          <w:lang w:val="en-US"/>
          <w:rPrChange w:id="1279" w:author="eduardo.pichler" w:date="2010-08-23T09:47:00Z">
            <w:rPr/>
          </w:rPrChange>
        </w:rPr>
        <w:tab/>
        <w:t xml:space="preserve">  </w:t>
      </w:r>
      <w:r w:rsidRPr="005A5400">
        <w:rPr>
          <w:lang w:val="en-US"/>
          <w:rPrChange w:id="1280" w:author="eduardo.pichler" w:date="2010-08-23T09:47:00Z">
            <w:rPr/>
          </w:rPrChange>
        </w:rPr>
        <w:tab/>
        <w:t>setCursor(new Cursor(Cursor.WAIT_CURSOR));</w:t>
      </w:r>
    </w:p>
    <w:p w:rsidR="00DD7857" w:rsidRPr="005A5400" w:rsidRDefault="008A7D50">
      <w:pPr>
        <w:pStyle w:val="PreformattedText"/>
        <w:jc w:val="left"/>
        <w:rPr>
          <w:lang w:val="en-US"/>
          <w:rPrChange w:id="1281" w:author="eduardo.pichler" w:date="2010-08-23T09:47:00Z">
            <w:rPr/>
          </w:rPrChange>
        </w:rPr>
      </w:pPr>
      <w:bookmarkStart w:id="1282" w:name="171"/>
      <w:r w:rsidRPr="005A5400">
        <w:rPr>
          <w:lang w:val="en-US"/>
          <w:rPrChange w:id="1283" w:author="eduardo.pichler" w:date="2010-08-23T09:47:00Z">
            <w:rPr/>
          </w:rPrChange>
        </w:rPr>
        <w:t xml:space="preserve">19 </w:t>
      </w:r>
      <w:bookmarkEnd w:id="1282"/>
      <w:r w:rsidRPr="005A5400">
        <w:rPr>
          <w:lang w:val="en-US"/>
          <w:rPrChange w:id="1284" w:author="eduardo.pichler" w:date="2010-08-23T09:47:00Z">
            <w:rPr/>
          </w:rPrChange>
        </w:rPr>
        <w:t xml:space="preserve">         panel = new PanelPesquisaProdutoBuilder()</w:t>
      </w:r>
    </w:p>
    <w:p w:rsidR="00DD7857" w:rsidRPr="005A5400" w:rsidRDefault="008A7D50">
      <w:pPr>
        <w:pStyle w:val="PreformattedText"/>
        <w:jc w:val="left"/>
        <w:rPr>
          <w:lang w:val="en-US"/>
          <w:rPrChange w:id="1285" w:author="eduardo.pichler" w:date="2010-08-23T09:47:00Z">
            <w:rPr/>
          </w:rPrChange>
        </w:rPr>
      </w:pPr>
      <w:r w:rsidRPr="005A5400">
        <w:rPr>
          <w:lang w:val="en-US"/>
          <w:rPrChange w:id="1286" w:author="eduardo.pichler" w:date="2010-08-23T09:47:00Z">
            <w:rPr/>
          </w:rPrChange>
        </w:rPr>
        <w:t>20</w:t>
      </w:r>
      <w:r w:rsidRPr="005A5400">
        <w:rPr>
          <w:lang w:val="en-US"/>
          <w:rPrChange w:id="1287" w:author="eduardo.pichler" w:date="2010-08-23T09:47:00Z">
            <w:rPr/>
          </w:rPrChange>
        </w:rPr>
        <w:tab/>
      </w:r>
      <w:r w:rsidRPr="005A5400">
        <w:rPr>
          <w:lang w:val="en-US"/>
          <w:rPrChange w:id="1288" w:author="eduardo.pichler" w:date="2010-08-23T09:47:00Z">
            <w:rPr/>
          </w:rPrChange>
        </w:rPr>
        <w:tab/>
      </w:r>
      <w:r w:rsidRPr="005A5400">
        <w:rPr>
          <w:lang w:val="en-US"/>
          <w:rPrChange w:id="1289" w:author="eduardo.pichler" w:date="2010-08-23T09:47:00Z">
            <w:rPr/>
          </w:rPrChange>
        </w:rPr>
        <w:tab/>
      </w:r>
      <w:r w:rsidRPr="005A5400">
        <w:rPr>
          <w:lang w:val="en-US"/>
          <w:rPrChange w:id="1290" w:author="eduardo.pichler" w:date="2010-08-23T09:47:00Z">
            <w:rPr/>
          </w:rPrChange>
        </w:rPr>
        <w:tab/>
        <w:t>.getJPanelPesquisaProduto(true, false);</w:t>
      </w:r>
    </w:p>
    <w:p w:rsidR="00DD7857" w:rsidRPr="005A5400" w:rsidRDefault="008A7D50">
      <w:pPr>
        <w:pStyle w:val="PreformattedText"/>
        <w:jc w:val="left"/>
        <w:rPr>
          <w:lang w:val="en-US"/>
          <w:rPrChange w:id="1291" w:author="eduardo.pichler" w:date="2010-08-23T09:47:00Z">
            <w:rPr/>
          </w:rPrChange>
        </w:rPr>
      </w:pPr>
      <w:bookmarkStart w:id="1292" w:name="181"/>
      <w:r w:rsidRPr="005A5400">
        <w:rPr>
          <w:lang w:val="en-US"/>
          <w:rPrChange w:id="1293" w:author="eduardo.pichler" w:date="2010-08-23T09:47:00Z">
            <w:rPr/>
          </w:rPrChange>
        </w:rPr>
        <w:t xml:space="preserve">21 </w:t>
      </w:r>
      <w:bookmarkEnd w:id="1292"/>
      <w:r w:rsidRPr="005A5400">
        <w:rPr>
          <w:lang w:val="en-US"/>
          <w:rPrChange w:id="1294" w:author="eduardo.pichler" w:date="2010-08-23T09:47:00Z">
            <w:rPr/>
          </w:rPrChange>
        </w:rPr>
        <w:t xml:space="preserve">         </w:t>
      </w:r>
    </w:p>
    <w:p w:rsidR="00DD7857" w:rsidRPr="005A5400" w:rsidRDefault="008A7D50">
      <w:pPr>
        <w:pStyle w:val="PreformattedText"/>
        <w:jc w:val="left"/>
        <w:rPr>
          <w:lang w:val="en-US"/>
          <w:rPrChange w:id="1295" w:author="eduardo.pichler" w:date="2010-08-23T09:47:00Z">
            <w:rPr/>
          </w:rPrChange>
        </w:rPr>
      </w:pPr>
      <w:bookmarkStart w:id="1296" w:name="191"/>
      <w:r w:rsidRPr="005A5400">
        <w:rPr>
          <w:lang w:val="en-US"/>
          <w:rPrChange w:id="1297" w:author="eduardo.pichler" w:date="2010-08-23T09:47:00Z">
            <w:rPr/>
          </w:rPrChange>
        </w:rPr>
        <w:t xml:space="preserve">22 </w:t>
      </w:r>
      <w:bookmarkEnd w:id="1296"/>
      <w:r w:rsidRPr="005A5400">
        <w:rPr>
          <w:lang w:val="en-US"/>
          <w:rPrChange w:id="1298" w:author="eduardo.pichler" w:date="2010-08-23T09:47:00Z">
            <w:rPr/>
          </w:rPrChange>
        </w:rPr>
        <w:t xml:space="preserve">         StartFrame.getCurrentInstance().addJPanel(panel);</w:t>
      </w:r>
    </w:p>
    <w:p w:rsidR="00DD7857" w:rsidRDefault="008A7D50">
      <w:pPr>
        <w:pStyle w:val="PreformattedText"/>
        <w:jc w:val="left"/>
      </w:pPr>
      <w:bookmarkStart w:id="1299" w:name="201"/>
      <w:r>
        <w:t xml:space="preserve">23 </w:t>
      </w:r>
      <w:bookmarkEnd w:id="1299"/>
      <w:r>
        <w:t xml:space="preserve">         StartFrame.getCurrentInstance()</w:t>
      </w:r>
    </w:p>
    <w:p w:rsidR="00DD7857" w:rsidRDefault="008A7D50">
      <w:pPr>
        <w:pStyle w:val="PreformattedText"/>
        <w:jc w:val="left"/>
      </w:pPr>
      <w:r>
        <w:t>24</w:t>
      </w:r>
      <w:r>
        <w:tab/>
      </w:r>
      <w:r>
        <w:tab/>
      </w:r>
      <w:r>
        <w:tab/>
        <w:t>.setCursor(new Cursor(Cursor.DEFAULT_CURSOR));</w:t>
      </w:r>
    </w:p>
    <w:p w:rsidR="00DD7857" w:rsidRDefault="008A7D50">
      <w:pPr>
        <w:pStyle w:val="PreformattedText"/>
        <w:jc w:val="left"/>
      </w:pPr>
      <w:bookmarkStart w:id="1300" w:name="211"/>
      <w:r>
        <w:t xml:space="preserve">25 </w:t>
      </w:r>
      <w:bookmarkEnd w:id="1300"/>
      <w:r>
        <w:t xml:space="preserve">     }</w:t>
      </w:r>
    </w:p>
    <w:p w:rsidR="00DD7857" w:rsidRDefault="008A7D50">
      <w:pPr>
        <w:pStyle w:val="PreformattedText"/>
        <w:jc w:val="left"/>
      </w:pPr>
      <w:bookmarkStart w:id="1301" w:name="221"/>
      <w:r>
        <w:t xml:space="preserve">26 </w:t>
      </w:r>
      <w:bookmarkEnd w:id="1301"/>
      <w:r>
        <w:t xml:space="preserve"> }</w:t>
      </w:r>
    </w:p>
    <w:p w:rsidR="00DD7857" w:rsidRDefault="00DD7857">
      <w:pPr>
        <w:pStyle w:val="PreformattedText"/>
        <w:spacing w:after="283"/>
      </w:pPr>
    </w:p>
    <w:p w:rsidR="00DD7857" w:rsidRDefault="008A7D50">
      <w:pPr>
        <w:pStyle w:val="Textbody"/>
      </w:pPr>
      <w:r>
        <w:t xml:space="preserve">Com um clique no item do menu, surge a tela de pesquisa correspondente, como mostra a figura </w:t>
      </w:r>
      <w:del w:id="1302" w:author="eduardo.pichler" w:date="2010-08-23T10:23:00Z">
        <w:r w:rsidDel="001603AD">
          <w:delText>19</w:delText>
        </w:r>
      </w:del>
      <w:ins w:id="1303" w:author="eduardo.pichler" w:date="2010-08-23T10:23:00Z">
        <w:r w:rsidR="001603AD">
          <w:t>20</w:t>
        </w:r>
      </w:ins>
      <w:r>
        <w:t>:</w:t>
      </w:r>
    </w:p>
    <w:p w:rsidR="00DD7857" w:rsidRDefault="00DD7857">
      <w:pPr>
        <w:pStyle w:val="Textbody"/>
      </w:pPr>
      <w:del w:id="1304" w:author="eduardo.pichler" w:date="2010-08-23T10:14:00Z">
        <w:r w:rsidRPr="00DD7857" w:rsidDel="001263F2">
          <w:pict>
            <v:shape id="Quadro16" o:spid="_x0000_s1046" type="#_x0000_t202" style="position:absolute;left:0;text-align:left;margin-left:4.6pt;margin-top:6.85pt;width:425.25pt;height:255pt;z-index:251649536;visibility:visible" filled="f" stroked="f">
              <v:textbox style="mso-rotate-with-shape:t" inset="0,0,0,0">
                <w:txbxContent>
                  <w:p w:rsidR="008A7D50" w:rsidRDefault="008A7D50">
                    <w:pPr>
                      <w:pStyle w:val="Imagem"/>
                    </w:pPr>
                    <w:del w:id="1305" w:author="eduardo.pichler" w:date="2010-08-23T10:14:00Z">
                      <w:r w:rsidDel="001263F2">
                        <w:rPr>
                          <w:noProof/>
                        </w:rPr>
                        <w:drawing>
                          <wp:inline distT="0" distB="0" distL="0" distR="0">
                            <wp:extent cx="5400720" cy="3238560"/>
                            <wp:effectExtent l="0" t="0" r="0" b="0"/>
                            <wp:docPr id="19" name="figura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alphaModFix/>
                                      <a:lum/>
                                    </a:blip>
                                    <a:srcRect/>
                                    <a:stretch>
                                      <a:fillRect/>
                                    </a:stretch>
                                  </pic:blipFill>
                                  <pic:spPr>
                                    <a:xfrm>
                                      <a:off x="0" y="0"/>
                                      <a:ext cx="5400720" cy="3238560"/>
                                    </a:xfrm>
                                    <a:prstGeom prst="rect">
                                      <a:avLst/>
                                    </a:prstGeom>
                                    <a:noFill/>
                                    <a:ln>
                                      <a:noFill/>
                                      <a:prstDash/>
                                    </a:ln>
                                  </pic:spPr>
                                </pic:pic>
                              </a:graphicData>
                            </a:graphic>
                          </wp:inline>
                        </w:drawing>
                      </w:r>
                      <w:r w:rsidDel="001263F2">
                        <w:delText>Figura 19: No meio da ilustração, a tela de pesquisa construída dinamicamente.</w:delText>
                      </w:r>
                    </w:del>
                  </w:p>
                </w:txbxContent>
              </v:textbox>
              <w10:wrap type="topAndBottom"/>
            </v:shape>
          </w:pict>
        </w:r>
      </w:del>
    </w:p>
    <w:p w:rsidR="001263F2" w:rsidRDefault="001263F2" w:rsidP="001263F2">
      <w:pPr>
        <w:pStyle w:val="Textbody"/>
        <w:keepNext/>
        <w:jc w:val="center"/>
        <w:rPr>
          <w:ins w:id="1306" w:author="eduardo.pichler" w:date="2010-08-23T10:14:00Z"/>
        </w:rPr>
        <w:pPrChange w:id="1307" w:author="eduardo.pichler" w:date="2010-08-23T10:15:00Z">
          <w:pPr>
            <w:pStyle w:val="Textbody"/>
          </w:pPr>
        </w:pPrChange>
      </w:pPr>
      <w:ins w:id="1308" w:author="eduardo.pichler" w:date="2010-08-23T10:14:00Z">
        <w:r>
          <w:rPr>
            <w:noProof/>
          </w:rPr>
          <w:drawing>
            <wp:inline distT="0" distB="0" distL="0" distR="0">
              <wp:extent cx="5400720" cy="3238560"/>
              <wp:effectExtent l="0" t="0" r="0" b="0"/>
              <wp:docPr id="65" name="figura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alphaModFix/>
                        <a:lum/>
                      </a:blip>
                      <a:srcRect/>
                      <a:stretch>
                        <a:fillRect/>
                      </a:stretch>
                    </pic:blipFill>
                    <pic:spPr>
                      <a:xfrm>
                        <a:off x="0" y="0"/>
                        <a:ext cx="5400720" cy="3238560"/>
                      </a:xfrm>
                      <a:prstGeom prst="rect">
                        <a:avLst/>
                      </a:prstGeom>
                      <a:noFill/>
                      <a:ln>
                        <a:noFill/>
                        <a:prstDash/>
                      </a:ln>
                    </pic:spPr>
                  </pic:pic>
                </a:graphicData>
              </a:graphic>
            </wp:inline>
          </w:drawing>
        </w:r>
      </w:ins>
    </w:p>
    <w:p w:rsidR="001263F2" w:rsidRDefault="001263F2" w:rsidP="001263F2">
      <w:pPr>
        <w:pStyle w:val="Legenda"/>
        <w:jc w:val="center"/>
        <w:rPr>
          <w:ins w:id="1309" w:author="eduardo.pichler" w:date="2010-08-23T10:14:00Z"/>
        </w:rPr>
        <w:pPrChange w:id="1310" w:author="eduardo.pichler" w:date="2010-08-23T10:15:00Z">
          <w:pPr>
            <w:pStyle w:val="Legenda"/>
          </w:pPr>
        </w:pPrChange>
      </w:pPr>
      <w:ins w:id="1311" w:author="eduardo.pichler" w:date="2010-08-23T10:14:00Z">
        <w:r>
          <w:t xml:space="preserve">Figura </w:t>
        </w:r>
        <w:r>
          <w:fldChar w:fldCharType="begin"/>
        </w:r>
        <w:r>
          <w:instrText xml:space="preserve"> SEQ Figura \* ARABIC </w:instrText>
        </w:r>
      </w:ins>
      <w:r>
        <w:fldChar w:fldCharType="separate"/>
      </w:r>
      <w:ins w:id="1312" w:author="eduardo.pichler" w:date="2010-08-23T10:33:00Z">
        <w:r w:rsidR="00DF598C">
          <w:rPr>
            <w:noProof/>
          </w:rPr>
          <w:t>20</w:t>
        </w:r>
      </w:ins>
      <w:ins w:id="1313" w:author="eduardo.pichler" w:date="2010-08-23T10:14:00Z">
        <w:r>
          <w:fldChar w:fldCharType="end"/>
        </w:r>
        <w:r>
          <w:t>:</w:t>
        </w:r>
        <w:r w:rsidRPr="001E2D52">
          <w:t xml:space="preserve"> No meio da ilustração, a tela de pesquisa construída dinamicamente.</w:t>
        </w:r>
      </w:ins>
    </w:p>
    <w:p w:rsidR="001263F2" w:rsidRDefault="001263F2">
      <w:pPr>
        <w:pStyle w:val="Textbody"/>
        <w:rPr>
          <w:ins w:id="1314" w:author="eduardo.pichler" w:date="2010-08-23T10:15:00Z"/>
        </w:rPr>
      </w:pPr>
    </w:p>
    <w:p w:rsidR="00DD7857" w:rsidRDefault="008A7D50">
      <w:pPr>
        <w:pStyle w:val="Textbody"/>
      </w:pPr>
      <w:r>
        <w:t xml:space="preserve">Esta classe chama o formulário principal na linha 17, pega e seta o cursor do </w:t>
      </w:r>
      <w:r>
        <w:rPr>
          <w:i/>
          <w:iCs/>
        </w:rPr>
        <w:t>mouse</w:t>
      </w:r>
      <w:r>
        <w:t xml:space="preserve"> para ampulheta, simbolizando um estado de espera. Na linha 18, então chama a classe que irá construir um novo </w:t>
      </w:r>
      <w:r>
        <w:rPr>
          <w:i/>
          <w:iCs/>
        </w:rPr>
        <w:t>panel</w:t>
      </w:r>
      <w:r>
        <w:t xml:space="preserve">, do qual, em seu meio existe uma tabela para representar os dados tabulares pesquisados no banco. A classe que cria este </w:t>
      </w:r>
      <w:r>
        <w:rPr>
          <w:i/>
          <w:iCs/>
        </w:rPr>
        <w:t>panel</w:t>
      </w:r>
      <w:r>
        <w:t xml:space="preserve"> é PanelPesquisaProdutoBuilder, que será abordada mais adiante. Na linha 22, pega-e o formulário principal e adiciona-se um </w:t>
      </w:r>
      <w:r>
        <w:rPr>
          <w:i/>
          <w:iCs/>
        </w:rPr>
        <w:t>JPanel</w:t>
      </w:r>
      <w:r>
        <w:t xml:space="preserve"> ao mesmo, e por fim, na linha 23, seta o cursor do </w:t>
      </w:r>
      <w:r>
        <w:rPr>
          <w:i/>
          <w:iCs/>
        </w:rPr>
        <w:t>mouse</w:t>
      </w:r>
      <w:r>
        <w:t xml:space="preserve"> para seu estado normal.</w:t>
      </w:r>
    </w:p>
    <w:p w:rsidR="00DD7857" w:rsidRDefault="00DD7857" w:rsidP="00DD7857">
      <w:pPr>
        <w:pStyle w:val="Heading2"/>
      </w:pPr>
      <w:bookmarkStart w:id="1315" w:name="_Toc270320291"/>
      <w:bookmarkEnd w:id="1315"/>
    </w:p>
    <w:p w:rsidR="00DD7857" w:rsidRDefault="008A7D50" w:rsidP="00DD7857">
      <w:pPr>
        <w:pStyle w:val="Heading2"/>
      </w:pPr>
      <w:bookmarkStart w:id="1316" w:name="_Toc270320292"/>
      <w:r>
        <w:t>Representando dados tabulares</w:t>
      </w:r>
      <w:bookmarkEnd w:id="1316"/>
    </w:p>
    <w:p w:rsidR="00DD7857" w:rsidRDefault="00DD7857">
      <w:pPr>
        <w:pStyle w:val="Standard"/>
      </w:pPr>
    </w:p>
    <w:p w:rsidR="00DD7857" w:rsidRDefault="008A7D50">
      <w:pPr>
        <w:pStyle w:val="Textbody"/>
        <w:ind w:firstLine="0"/>
      </w:pPr>
      <w:r>
        <w:tab/>
        <w:t>Como em muitas telas pretendia-se fazer a representação tabular dos dados que tinham no banco conforme o item do menu clicado, foi criado uma classe chamada PanelPesquisaGeneric.</w:t>
      </w:r>
    </w:p>
    <w:p w:rsidR="00DD7857" w:rsidRDefault="008A7D50">
      <w:pPr>
        <w:pStyle w:val="Textbody"/>
        <w:ind w:firstLine="0"/>
      </w:pPr>
      <w:r>
        <w:tab/>
        <w:t xml:space="preserve">A classe PanelPesquisaProdutoBuilder  retorna um PanelPesquisaGeneric, que tem seu </w:t>
      </w:r>
      <w:r>
        <w:rPr>
          <w:i/>
          <w:iCs/>
        </w:rPr>
        <w:t>layout</w:t>
      </w:r>
      <w:r>
        <w:t xml:space="preserve"> do tipo BorderLayout, da API do java, que divide automaticamente o panel em cinco partes(</w:t>
      </w:r>
      <w:r>
        <w:rPr>
          <w:i/>
          <w:iCs/>
        </w:rPr>
        <w:t>south, north, west, leste</w:t>
      </w:r>
      <w:r>
        <w:t xml:space="preserve"> e </w:t>
      </w:r>
      <w:r>
        <w:rPr>
          <w:i/>
          <w:iCs/>
        </w:rPr>
        <w:t>center</w:t>
      </w:r>
      <w:r>
        <w:t xml:space="preserve">) e organiza automaticamente seus componentes dentro dele. PanelPesquisaGeneric possui uma </w:t>
      </w:r>
      <w:r>
        <w:rPr>
          <w:i/>
          <w:iCs/>
        </w:rPr>
        <w:t>toolbar</w:t>
      </w:r>
      <w:r>
        <w:t xml:space="preserve"> em cima, com os </w:t>
      </w:r>
      <w:r>
        <w:rPr>
          <w:i/>
          <w:iCs/>
        </w:rPr>
        <w:t>JButtons</w:t>
      </w:r>
      <w:r>
        <w:t xml:space="preserve"> de inserção, exclusão, e edição, e também possui um objeto </w:t>
      </w:r>
      <w:r>
        <w:rPr>
          <w:i/>
          <w:iCs/>
        </w:rPr>
        <w:t>CustomTable</w:t>
      </w:r>
      <w:r>
        <w:t xml:space="preserve">, herdado de </w:t>
      </w:r>
      <w:r>
        <w:rPr>
          <w:i/>
          <w:iCs/>
        </w:rPr>
        <w:t>JTable.</w:t>
      </w:r>
      <w:r>
        <w:t xml:space="preserve"> Possui também uns componentes para filtragem de dados, e o botão de fechar logo na parte inferior de todos os componentes </w:t>
      </w:r>
      <w:r>
        <w:rPr>
          <w:i/>
          <w:iCs/>
        </w:rPr>
        <w:t>swing.</w:t>
      </w:r>
    </w:p>
    <w:p w:rsidR="00DD7857" w:rsidRDefault="008A7D50">
      <w:pPr>
        <w:pStyle w:val="Textbody"/>
        <w:ind w:firstLine="0"/>
      </w:pPr>
      <w:r>
        <w:tab/>
        <w:t xml:space="preserve">O objeto </w:t>
      </w:r>
      <w:r>
        <w:rPr>
          <w:i/>
          <w:iCs/>
        </w:rPr>
        <w:t>CustomTable</w:t>
      </w:r>
      <w:r>
        <w:t xml:space="preserve"> que existe dentro dessa tela de pesquisa genérica além de herdado, foi acrescentado métodos, onde que passando um </w:t>
      </w:r>
      <w:r>
        <w:rPr>
          <w:i/>
          <w:iCs/>
        </w:rPr>
        <w:t>FilteredRowSet</w:t>
      </w:r>
      <w:r>
        <w:t xml:space="preserve"> populado de uma </w:t>
      </w:r>
      <w:r>
        <w:rPr>
          <w:i/>
          <w:iCs/>
        </w:rPr>
        <w:t>String</w:t>
      </w:r>
      <w:r>
        <w:t xml:space="preserve"> sql executada contra o banco irá  criar as colunas e linhas da tabela conforme o resultado chegado. Na ilustração 19 têm-se o resultado de uma pesquisa onde dinamicamente foi criado o </w:t>
      </w:r>
      <w:r>
        <w:rPr>
          <w:i/>
          <w:iCs/>
        </w:rPr>
        <w:t>JTable</w:t>
      </w:r>
      <w:r>
        <w:t>.</w:t>
      </w:r>
    </w:p>
    <w:p w:rsidR="00DD7857" w:rsidRDefault="008A7D50">
      <w:pPr>
        <w:pStyle w:val="Textbody"/>
        <w:ind w:firstLine="0"/>
      </w:pPr>
      <w:r>
        <w:tab/>
        <w:t>O objeto C</w:t>
      </w:r>
      <w:r>
        <w:rPr>
          <w:i/>
          <w:iCs/>
        </w:rPr>
        <w:t>ustomTable</w:t>
      </w:r>
      <w:r>
        <w:t xml:space="preserve"> possui bastante linha e outros objetos como atributo, no entanto, abaixo segue o método que faz a criação dinâmica da tabela:</w:t>
      </w:r>
    </w:p>
    <w:p w:rsidR="00DD7857" w:rsidRDefault="00DD7857">
      <w:pPr>
        <w:pStyle w:val="Textbody"/>
        <w:ind w:firstLine="0"/>
      </w:pPr>
    </w:p>
    <w:p w:rsidR="00DD7857" w:rsidRPr="005A5400" w:rsidRDefault="008A7D50">
      <w:pPr>
        <w:pStyle w:val="PreformattedText"/>
        <w:rPr>
          <w:lang w:val="en-US"/>
          <w:rPrChange w:id="1317" w:author="eduardo.pichler" w:date="2010-08-23T09:47:00Z">
            <w:rPr/>
          </w:rPrChange>
        </w:rPr>
      </w:pPr>
      <w:bookmarkStart w:id="1318" w:name="592"/>
      <w:r>
        <w:t xml:space="preserve"> </w:t>
      </w:r>
      <w:bookmarkEnd w:id="1318"/>
      <w:r w:rsidRPr="005A5400">
        <w:rPr>
          <w:lang w:val="en-US"/>
          <w:rPrChange w:id="1319" w:author="eduardo.pichler" w:date="2010-08-23T09:47:00Z">
            <w:rPr/>
          </w:rPrChange>
        </w:rPr>
        <w:t>59  public class EvilTable extends JPanel {</w:t>
      </w:r>
    </w:p>
    <w:p w:rsidR="00DD7857" w:rsidRPr="005A5400" w:rsidRDefault="008A7D50">
      <w:pPr>
        <w:pStyle w:val="PreformattedText"/>
        <w:rPr>
          <w:lang w:val="en-US"/>
          <w:rPrChange w:id="1320" w:author="eduardo.pichler" w:date="2010-08-23T09:47:00Z">
            <w:rPr/>
          </w:rPrChange>
        </w:rPr>
      </w:pPr>
      <w:bookmarkStart w:id="1321" w:name="602"/>
      <w:r w:rsidRPr="005A5400">
        <w:rPr>
          <w:lang w:val="en-US"/>
          <w:rPrChange w:id="1322" w:author="eduardo.pichler" w:date="2010-08-23T09:47:00Z">
            <w:rPr/>
          </w:rPrChange>
        </w:rPr>
        <w:t xml:space="preserve"> </w:t>
      </w:r>
      <w:bookmarkEnd w:id="1321"/>
      <w:r w:rsidRPr="005A5400">
        <w:rPr>
          <w:lang w:val="en-US"/>
          <w:rPrChange w:id="1323" w:author="eduardo.pichler" w:date="2010-08-23T09:47:00Z">
            <w:rPr/>
          </w:rPrChange>
        </w:rPr>
        <w:t>60</w:t>
      </w:r>
    </w:p>
    <w:p w:rsidR="00DD7857" w:rsidRPr="005A5400" w:rsidRDefault="008A7D50">
      <w:pPr>
        <w:pStyle w:val="PreformattedText"/>
        <w:rPr>
          <w:lang w:val="en-US"/>
          <w:rPrChange w:id="1324" w:author="eduardo.pichler" w:date="2010-08-23T09:47:00Z">
            <w:rPr/>
          </w:rPrChange>
        </w:rPr>
      </w:pPr>
      <w:bookmarkStart w:id="1325" w:name="662"/>
      <w:r w:rsidRPr="005A5400">
        <w:rPr>
          <w:lang w:val="en-US"/>
          <w:rPrChange w:id="1326" w:author="eduardo.pichler" w:date="2010-08-23T09:47:00Z">
            <w:rPr/>
          </w:rPrChange>
        </w:rPr>
        <w:t xml:space="preserve"> </w:t>
      </w:r>
      <w:bookmarkEnd w:id="1325"/>
      <w:r w:rsidRPr="005A5400">
        <w:rPr>
          <w:lang w:val="en-US"/>
          <w:rPrChange w:id="1327" w:author="eduardo.pichler" w:date="2010-08-23T09:47:00Z">
            <w:rPr/>
          </w:rPrChange>
        </w:rPr>
        <w:t>61      private JTable jTable1;</w:t>
      </w:r>
    </w:p>
    <w:p w:rsidR="00DD7857" w:rsidRPr="005A5400" w:rsidRDefault="008A7D50">
      <w:pPr>
        <w:pStyle w:val="PreformattedText"/>
        <w:rPr>
          <w:lang w:val="en-US"/>
          <w:rPrChange w:id="1328" w:author="eduardo.pichler" w:date="2010-08-23T09:47:00Z">
            <w:rPr/>
          </w:rPrChange>
        </w:rPr>
      </w:pPr>
      <w:bookmarkStart w:id="1329" w:name="762"/>
      <w:r w:rsidRPr="005A5400">
        <w:rPr>
          <w:lang w:val="en-US"/>
          <w:rPrChange w:id="1330" w:author="eduardo.pichler" w:date="2010-08-23T09:47:00Z">
            <w:rPr/>
          </w:rPrChange>
        </w:rPr>
        <w:t xml:space="preserve"> </w:t>
      </w:r>
      <w:bookmarkEnd w:id="1329"/>
      <w:r w:rsidRPr="005A5400">
        <w:rPr>
          <w:lang w:val="en-US"/>
          <w:rPrChange w:id="1331" w:author="eduardo.pichler" w:date="2010-08-23T09:47:00Z">
            <w:rPr/>
          </w:rPrChange>
        </w:rPr>
        <w:t>62      private FilteredRowSet filteredRowSet;</w:t>
      </w:r>
    </w:p>
    <w:p w:rsidR="00DD7857" w:rsidRPr="005A5400" w:rsidRDefault="00DD7857">
      <w:pPr>
        <w:pStyle w:val="PreformattedText"/>
        <w:rPr>
          <w:lang w:val="en-US"/>
          <w:rPrChange w:id="1332" w:author="eduardo.pichler" w:date="2010-08-23T09:47:00Z">
            <w:rPr/>
          </w:rPrChange>
        </w:rPr>
      </w:pPr>
    </w:p>
    <w:p w:rsidR="00DD7857" w:rsidRPr="005A5400" w:rsidRDefault="008A7D50">
      <w:pPr>
        <w:pStyle w:val="PreformattedText"/>
        <w:rPr>
          <w:lang w:val="en-US"/>
          <w:rPrChange w:id="1333" w:author="eduardo.pichler" w:date="2010-08-23T09:47:00Z">
            <w:rPr/>
          </w:rPrChange>
        </w:rPr>
      </w:pPr>
      <w:r w:rsidRPr="005A5400">
        <w:rPr>
          <w:lang w:val="en-US"/>
          <w:rPrChange w:id="1334" w:author="eduardo.pichler" w:date="2010-08-23T09:47:00Z">
            <w:rPr/>
          </w:rPrChange>
        </w:rPr>
        <w:t xml:space="preserve"> ..........</w:t>
      </w:r>
    </w:p>
    <w:p w:rsidR="00DD7857" w:rsidRPr="005A5400" w:rsidRDefault="00DD7857">
      <w:pPr>
        <w:pStyle w:val="PreformattedText"/>
        <w:rPr>
          <w:lang w:val="en-US"/>
          <w:rPrChange w:id="1335" w:author="eduardo.pichler" w:date="2010-08-23T09:47:00Z">
            <w:rPr/>
          </w:rPrChange>
        </w:rPr>
      </w:pPr>
    </w:p>
    <w:p w:rsidR="00DD7857" w:rsidRPr="005A5400" w:rsidRDefault="008A7D50">
      <w:pPr>
        <w:pStyle w:val="PreformattedText"/>
        <w:jc w:val="left"/>
        <w:rPr>
          <w:lang w:val="en-US"/>
          <w:rPrChange w:id="1336" w:author="eduardo.pichler" w:date="2010-08-23T09:47:00Z">
            <w:rPr/>
          </w:rPrChange>
        </w:rPr>
      </w:pPr>
      <w:bookmarkStart w:id="1337" w:name="145"/>
      <w:r w:rsidRPr="005A5400">
        <w:rPr>
          <w:lang w:val="en-US"/>
          <w:rPrChange w:id="1338" w:author="eduardo.pichler" w:date="2010-08-23T09:47:00Z">
            <w:rPr/>
          </w:rPrChange>
        </w:rPr>
        <w:t xml:space="preserve">145 </w:t>
      </w:r>
      <w:bookmarkEnd w:id="1337"/>
      <w:r w:rsidRPr="005A5400">
        <w:rPr>
          <w:lang w:val="en-US"/>
          <w:rPrChange w:id="1339" w:author="eduardo.pichler" w:date="2010-08-23T09:47:00Z">
            <w:rPr/>
          </w:rPrChange>
        </w:rPr>
        <w:t xml:space="preserve">     public void setFilteredRowSet(FilteredRowSet crs,</w:t>
      </w:r>
      <w:bookmarkStart w:id="1340" w:name="146"/>
      <w:bookmarkEnd w:id="1340"/>
    </w:p>
    <w:p w:rsidR="00DD7857" w:rsidRPr="005A5400" w:rsidRDefault="008A7D50">
      <w:pPr>
        <w:pStyle w:val="PreformattedText"/>
        <w:jc w:val="left"/>
        <w:rPr>
          <w:lang w:val="en-US"/>
          <w:rPrChange w:id="1341" w:author="eduardo.pichler" w:date="2010-08-23T09:47:00Z">
            <w:rPr/>
          </w:rPrChange>
        </w:rPr>
      </w:pPr>
      <w:r w:rsidRPr="005A5400">
        <w:rPr>
          <w:lang w:val="en-US"/>
          <w:rPrChange w:id="1342" w:author="eduardo.pichler" w:date="2010-08-23T09:47:00Z">
            <w:rPr/>
          </w:rPrChange>
        </w:rPr>
        <w:t>146                              Integer indexPk)throws Exception{</w:t>
      </w:r>
    </w:p>
    <w:p w:rsidR="00DD7857" w:rsidRPr="005A5400" w:rsidRDefault="008A7D50">
      <w:pPr>
        <w:pStyle w:val="PreformattedText"/>
        <w:jc w:val="left"/>
        <w:rPr>
          <w:lang w:val="en-US"/>
          <w:rPrChange w:id="1343" w:author="eduardo.pichler" w:date="2010-08-23T09:47:00Z">
            <w:rPr/>
          </w:rPrChange>
        </w:rPr>
      </w:pPr>
      <w:bookmarkStart w:id="1344" w:name="147"/>
      <w:r w:rsidRPr="005A5400">
        <w:rPr>
          <w:lang w:val="en-US"/>
          <w:rPrChange w:id="1345" w:author="eduardo.pichler" w:date="2010-08-23T09:47:00Z">
            <w:rPr/>
          </w:rPrChange>
        </w:rPr>
        <w:t>147</w:t>
      </w:r>
      <w:bookmarkEnd w:id="1344"/>
      <w:r w:rsidRPr="005A5400">
        <w:rPr>
          <w:lang w:val="en-US"/>
          <w:rPrChange w:id="1346" w:author="eduardo.pichler" w:date="2010-08-23T09:47:00Z">
            <w:rPr/>
          </w:rPrChange>
        </w:rPr>
        <w:t xml:space="preserve">          filteredRowSet = crs;</w:t>
      </w:r>
    </w:p>
    <w:p w:rsidR="00DD7857" w:rsidRPr="005A5400" w:rsidRDefault="008A7D50">
      <w:pPr>
        <w:pStyle w:val="PreformattedText"/>
        <w:jc w:val="left"/>
        <w:rPr>
          <w:lang w:val="en-US"/>
          <w:rPrChange w:id="1347" w:author="eduardo.pichler" w:date="2010-08-23T09:47:00Z">
            <w:rPr/>
          </w:rPrChange>
        </w:rPr>
      </w:pPr>
      <w:bookmarkStart w:id="1348" w:name="148"/>
      <w:r w:rsidRPr="005A5400">
        <w:rPr>
          <w:lang w:val="en-US"/>
          <w:rPrChange w:id="1349" w:author="eduardo.pichler" w:date="2010-08-23T09:47:00Z">
            <w:rPr/>
          </w:rPrChange>
        </w:rPr>
        <w:t xml:space="preserve">148 </w:t>
      </w:r>
      <w:bookmarkEnd w:id="1348"/>
      <w:r w:rsidRPr="005A5400">
        <w:rPr>
          <w:lang w:val="en-US"/>
          <w:rPrChange w:id="1350" w:author="eduardo.pichler" w:date="2010-08-23T09:47:00Z">
            <w:rPr/>
          </w:rPrChange>
        </w:rPr>
        <w:t xml:space="preserve">         if (filteredRowSet == null) {</w:t>
      </w:r>
    </w:p>
    <w:p w:rsidR="00DD7857" w:rsidRPr="005A5400" w:rsidRDefault="008A7D50">
      <w:pPr>
        <w:pStyle w:val="PreformattedText"/>
        <w:jc w:val="left"/>
        <w:rPr>
          <w:lang w:val="en-US"/>
          <w:rPrChange w:id="1351" w:author="eduardo.pichler" w:date="2010-08-23T09:47:00Z">
            <w:rPr/>
          </w:rPrChange>
        </w:rPr>
      </w:pPr>
      <w:bookmarkStart w:id="1352" w:name="149"/>
      <w:r w:rsidRPr="005A5400">
        <w:rPr>
          <w:lang w:val="en-US"/>
          <w:rPrChange w:id="1353" w:author="eduardo.pichler" w:date="2010-08-23T09:47:00Z">
            <w:rPr/>
          </w:rPrChange>
        </w:rPr>
        <w:t xml:space="preserve">149 </w:t>
      </w:r>
      <w:bookmarkEnd w:id="1352"/>
      <w:r w:rsidRPr="005A5400">
        <w:rPr>
          <w:lang w:val="en-US"/>
          <w:rPrChange w:id="1354" w:author="eduardo.pichler" w:date="2010-08-23T09:47:00Z">
            <w:rPr/>
          </w:rPrChange>
        </w:rPr>
        <w:t xml:space="preserve">             this.jTable1.setModel(null);</w:t>
      </w:r>
    </w:p>
    <w:p w:rsidR="00DD7857" w:rsidRPr="005A5400" w:rsidRDefault="008A7D50">
      <w:pPr>
        <w:pStyle w:val="PreformattedText"/>
        <w:jc w:val="left"/>
        <w:rPr>
          <w:lang w:val="en-US"/>
          <w:rPrChange w:id="1355" w:author="eduardo.pichler" w:date="2010-08-23T09:47:00Z">
            <w:rPr/>
          </w:rPrChange>
        </w:rPr>
      </w:pPr>
      <w:bookmarkStart w:id="1356" w:name="150"/>
      <w:r w:rsidRPr="005A5400">
        <w:rPr>
          <w:lang w:val="en-US"/>
          <w:rPrChange w:id="1357" w:author="eduardo.pichler" w:date="2010-08-23T09:47:00Z">
            <w:rPr/>
          </w:rPrChange>
        </w:rPr>
        <w:t xml:space="preserve">150 </w:t>
      </w:r>
      <w:bookmarkEnd w:id="1356"/>
      <w:r w:rsidRPr="005A5400">
        <w:rPr>
          <w:lang w:val="en-US"/>
          <w:rPrChange w:id="1358" w:author="eduardo.pichler" w:date="2010-08-23T09:47:00Z">
            <w:rPr/>
          </w:rPrChange>
        </w:rPr>
        <w:t xml:space="preserve">         } else {</w:t>
      </w:r>
    </w:p>
    <w:p w:rsidR="00DD7857" w:rsidRPr="005A5400" w:rsidRDefault="008A7D50">
      <w:pPr>
        <w:pStyle w:val="PreformattedText"/>
        <w:jc w:val="left"/>
        <w:rPr>
          <w:lang w:val="en-US"/>
          <w:rPrChange w:id="1359" w:author="eduardo.pichler" w:date="2010-08-23T09:47:00Z">
            <w:rPr/>
          </w:rPrChange>
        </w:rPr>
      </w:pPr>
      <w:bookmarkStart w:id="1360" w:name="1511"/>
      <w:r w:rsidRPr="005A5400">
        <w:rPr>
          <w:lang w:val="en-US"/>
          <w:rPrChange w:id="1361" w:author="eduardo.pichler" w:date="2010-08-23T09:47:00Z">
            <w:rPr/>
          </w:rPrChange>
        </w:rPr>
        <w:t xml:space="preserve">151 </w:t>
      </w:r>
      <w:bookmarkEnd w:id="1360"/>
      <w:r w:rsidRPr="005A5400">
        <w:rPr>
          <w:lang w:val="en-US"/>
          <w:rPrChange w:id="1362" w:author="eduardo.pichler" w:date="2010-08-23T09:47:00Z">
            <w:rPr/>
          </w:rPrChange>
        </w:rPr>
        <w:t xml:space="preserve">             try {</w:t>
      </w:r>
    </w:p>
    <w:p w:rsidR="00DD7857" w:rsidRPr="005A5400" w:rsidRDefault="008A7D50">
      <w:pPr>
        <w:pStyle w:val="PreformattedText"/>
        <w:jc w:val="left"/>
        <w:rPr>
          <w:lang w:val="en-US"/>
          <w:rPrChange w:id="1363" w:author="eduardo.pichler" w:date="2010-08-23T09:47:00Z">
            <w:rPr/>
          </w:rPrChange>
        </w:rPr>
      </w:pPr>
      <w:bookmarkStart w:id="1364" w:name="152"/>
      <w:r w:rsidRPr="005A5400">
        <w:rPr>
          <w:lang w:val="en-US"/>
          <w:rPrChange w:id="1365" w:author="eduardo.pichler" w:date="2010-08-23T09:47:00Z">
            <w:rPr/>
          </w:rPrChange>
        </w:rPr>
        <w:t xml:space="preserve">152 </w:t>
      </w:r>
      <w:bookmarkEnd w:id="1364"/>
      <w:r w:rsidRPr="005A5400">
        <w:rPr>
          <w:lang w:val="en-US"/>
          <w:rPrChange w:id="1366" w:author="eduardo.pichler" w:date="2010-08-23T09:47:00Z">
            <w:rPr/>
          </w:rPrChange>
        </w:rPr>
        <w:t xml:space="preserve">                 crs.beforeFirst();</w:t>
      </w:r>
    </w:p>
    <w:p w:rsidR="00DD7857" w:rsidRPr="005A5400" w:rsidRDefault="008A7D50">
      <w:pPr>
        <w:pStyle w:val="PreformattedText"/>
        <w:jc w:val="left"/>
        <w:rPr>
          <w:lang w:val="en-US"/>
          <w:rPrChange w:id="1367" w:author="eduardo.pichler" w:date="2010-08-23T09:47:00Z">
            <w:rPr/>
          </w:rPrChange>
        </w:rPr>
      </w:pPr>
      <w:bookmarkStart w:id="1368" w:name="153"/>
      <w:r w:rsidRPr="005A5400">
        <w:rPr>
          <w:lang w:val="en-US"/>
          <w:rPrChange w:id="1369" w:author="eduardo.pichler" w:date="2010-08-23T09:47:00Z">
            <w:rPr/>
          </w:rPrChange>
        </w:rPr>
        <w:t xml:space="preserve">153 </w:t>
      </w:r>
      <w:bookmarkEnd w:id="1368"/>
      <w:r w:rsidRPr="005A5400">
        <w:rPr>
          <w:lang w:val="en-US"/>
          <w:rPrChange w:id="1370" w:author="eduardo.pichler" w:date="2010-08-23T09:47:00Z">
            <w:rPr/>
          </w:rPrChange>
        </w:rPr>
        <w:t xml:space="preserve">                 int colunasCount = crs.getMetaData().getColumnCount();</w:t>
      </w:r>
    </w:p>
    <w:p w:rsidR="00DD7857" w:rsidRPr="005A5400" w:rsidRDefault="008A7D50">
      <w:pPr>
        <w:pStyle w:val="PreformattedText"/>
        <w:jc w:val="left"/>
        <w:rPr>
          <w:lang w:val="en-US"/>
          <w:rPrChange w:id="1371" w:author="eduardo.pichler" w:date="2010-08-23T09:47:00Z">
            <w:rPr/>
          </w:rPrChange>
        </w:rPr>
      </w:pPr>
      <w:bookmarkStart w:id="1372" w:name="154"/>
      <w:r w:rsidRPr="005A5400">
        <w:rPr>
          <w:lang w:val="en-US"/>
          <w:rPrChange w:id="1373" w:author="eduardo.pichler" w:date="2010-08-23T09:47:00Z">
            <w:rPr/>
          </w:rPrChange>
        </w:rPr>
        <w:lastRenderedPageBreak/>
        <w:t xml:space="preserve">154 </w:t>
      </w:r>
      <w:bookmarkEnd w:id="1372"/>
      <w:r w:rsidRPr="005A5400">
        <w:rPr>
          <w:lang w:val="en-US"/>
          <w:rPrChange w:id="1374" w:author="eduardo.pichler" w:date="2010-08-23T09:47:00Z">
            <w:rPr/>
          </w:rPrChange>
        </w:rPr>
        <w:t xml:space="preserve">                 if ((indexPk != null) &amp;&amp;</w:t>
      </w:r>
    </w:p>
    <w:p w:rsidR="00DD7857" w:rsidRPr="005A5400" w:rsidRDefault="008A7D50">
      <w:pPr>
        <w:pStyle w:val="PreformattedText"/>
        <w:jc w:val="left"/>
        <w:rPr>
          <w:lang w:val="en-US"/>
          <w:rPrChange w:id="1375" w:author="eduardo.pichler" w:date="2010-08-23T09:47:00Z">
            <w:rPr/>
          </w:rPrChange>
        </w:rPr>
      </w:pPr>
      <w:bookmarkStart w:id="1376" w:name="155"/>
      <w:r w:rsidRPr="005A5400">
        <w:rPr>
          <w:lang w:val="en-US"/>
          <w:rPrChange w:id="1377" w:author="eduardo.pichler" w:date="2010-08-23T09:47:00Z">
            <w:rPr/>
          </w:rPrChange>
        </w:rPr>
        <w:t xml:space="preserve">155 </w:t>
      </w:r>
      <w:bookmarkEnd w:id="1376"/>
      <w:r w:rsidRPr="005A5400">
        <w:rPr>
          <w:lang w:val="en-US"/>
          <w:rPrChange w:id="1378" w:author="eduardo.pichler" w:date="2010-08-23T09:47:00Z">
            <w:rPr/>
          </w:rPrChange>
        </w:rPr>
        <w:t xml:space="preserve">                     colunasCount &lt; indexPk) {</w:t>
      </w:r>
    </w:p>
    <w:p w:rsidR="00DD7857" w:rsidRDefault="008A7D50">
      <w:pPr>
        <w:pStyle w:val="PreformattedText"/>
        <w:jc w:val="left"/>
      </w:pPr>
      <w:bookmarkStart w:id="1379" w:name="156"/>
      <w:r>
        <w:t xml:space="preserve">156 </w:t>
      </w:r>
      <w:bookmarkEnd w:id="1379"/>
      <w:r>
        <w:t xml:space="preserve">                     throw new Exception("A chave primária é a coluna " </w:t>
      </w:r>
      <w:bookmarkStart w:id="1380" w:name="157"/>
      <w:r>
        <w:t xml:space="preserve">157 </w:t>
      </w:r>
      <w:bookmarkEnd w:id="1380"/>
      <w:r>
        <w:t xml:space="preserve">                                         + indexPk +</w:t>
      </w:r>
    </w:p>
    <w:p w:rsidR="00DD7857" w:rsidRDefault="008A7D50">
      <w:pPr>
        <w:pStyle w:val="PreformattedText"/>
        <w:jc w:val="left"/>
      </w:pPr>
      <w:bookmarkStart w:id="1381" w:name="158"/>
      <w:r>
        <w:t xml:space="preserve">158 </w:t>
      </w:r>
      <w:bookmarkEnd w:id="1381"/>
      <w:r>
        <w:t xml:space="preserve">                                  ". Mas a pesquisa retornou apenas" +</w:t>
      </w:r>
    </w:p>
    <w:p w:rsidR="00DD7857" w:rsidRPr="005A5400" w:rsidRDefault="008A7D50">
      <w:pPr>
        <w:pStyle w:val="PreformattedText"/>
        <w:jc w:val="left"/>
        <w:rPr>
          <w:lang w:val="en-US"/>
          <w:rPrChange w:id="1382" w:author="eduardo.pichler" w:date="2010-08-23T09:47:00Z">
            <w:rPr/>
          </w:rPrChange>
        </w:rPr>
      </w:pPr>
      <w:bookmarkStart w:id="1383" w:name="159"/>
      <w:r w:rsidRPr="005A5400">
        <w:rPr>
          <w:lang w:val="en-US"/>
          <w:rPrChange w:id="1384" w:author="eduardo.pichler" w:date="2010-08-23T09:47:00Z">
            <w:rPr/>
          </w:rPrChange>
        </w:rPr>
        <w:t xml:space="preserve">159 </w:t>
      </w:r>
      <w:bookmarkEnd w:id="1383"/>
      <w:r w:rsidRPr="005A5400">
        <w:rPr>
          <w:lang w:val="en-US"/>
          <w:rPrChange w:id="1385" w:author="eduardo.pichler" w:date="2010-08-23T09:47:00Z">
            <w:rPr/>
          </w:rPrChange>
        </w:rPr>
        <w:t xml:space="preserve">                                         colunasCount + " colunas.");</w:t>
      </w:r>
    </w:p>
    <w:p w:rsidR="00DD7857" w:rsidRPr="005A5400" w:rsidRDefault="008A7D50">
      <w:pPr>
        <w:pStyle w:val="PreformattedText"/>
        <w:jc w:val="left"/>
        <w:rPr>
          <w:lang w:val="en-US"/>
          <w:rPrChange w:id="1386" w:author="eduardo.pichler" w:date="2010-08-23T09:47:00Z">
            <w:rPr/>
          </w:rPrChange>
        </w:rPr>
      </w:pPr>
      <w:bookmarkStart w:id="1387" w:name="160"/>
      <w:r w:rsidRPr="005A5400">
        <w:rPr>
          <w:lang w:val="en-US"/>
          <w:rPrChange w:id="1388" w:author="eduardo.pichler" w:date="2010-08-23T09:47:00Z">
            <w:rPr/>
          </w:rPrChange>
        </w:rPr>
        <w:t xml:space="preserve">160 </w:t>
      </w:r>
      <w:bookmarkEnd w:id="1387"/>
      <w:r w:rsidRPr="005A5400">
        <w:rPr>
          <w:lang w:val="en-US"/>
          <w:rPrChange w:id="1389" w:author="eduardo.pichler" w:date="2010-08-23T09:47:00Z">
            <w:rPr/>
          </w:rPrChange>
        </w:rPr>
        <w:t xml:space="preserve">                 }else if((indexPk != null) &amp;&amp; indexPk &lt; 1) {</w:t>
      </w:r>
    </w:p>
    <w:p w:rsidR="00DD7857" w:rsidRPr="005A5400" w:rsidRDefault="008A7D50">
      <w:pPr>
        <w:pStyle w:val="PreformattedText"/>
        <w:jc w:val="left"/>
        <w:rPr>
          <w:lang w:val="en-US"/>
          <w:rPrChange w:id="1390" w:author="eduardo.pichler" w:date="2010-08-23T09:47:00Z">
            <w:rPr/>
          </w:rPrChange>
        </w:rPr>
      </w:pPr>
      <w:bookmarkStart w:id="1391" w:name="1611"/>
      <w:r w:rsidRPr="005A5400">
        <w:rPr>
          <w:lang w:val="en-US"/>
          <w:rPrChange w:id="1392" w:author="eduardo.pichler" w:date="2010-08-23T09:47:00Z">
            <w:rPr/>
          </w:rPrChange>
        </w:rPr>
        <w:t xml:space="preserve">161 </w:t>
      </w:r>
      <w:bookmarkEnd w:id="1391"/>
      <w:r w:rsidRPr="005A5400">
        <w:rPr>
          <w:lang w:val="en-US"/>
          <w:rPrChange w:id="1393" w:author="eduardo.pichler" w:date="2010-08-23T09:47:00Z">
            <w:rPr/>
          </w:rPrChange>
        </w:rPr>
        <w:t xml:space="preserve">                     indexPk = null;</w:t>
      </w:r>
    </w:p>
    <w:p w:rsidR="00DD7857" w:rsidRPr="005A5400" w:rsidRDefault="008A7D50">
      <w:pPr>
        <w:pStyle w:val="PreformattedText"/>
        <w:jc w:val="left"/>
        <w:rPr>
          <w:lang w:val="en-US"/>
          <w:rPrChange w:id="1394" w:author="eduardo.pichler" w:date="2010-08-23T09:47:00Z">
            <w:rPr/>
          </w:rPrChange>
        </w:rPr>
      </w:pPr>
      <w:bookmarkStart w:id="1395" w:name="162"/>
      <w:r w:rsidRPr="005A5400">
        <w:rPr>
          <w:lang w:val="en-US"/>
          <w:rPrChange w:id="1396" w:author="eduardo.pichler" w:date="2010-08-23T09:47:00Z">
            <w:rPr/>
          </w:rPrChange>
        </w:rPr>
        <w:t xml:space="preserve">162 </w:t>
      </w:r>
      <w:bookmarkEnd w:id="1395"/>
      <w:r w:rsidRPr="005A5400">
        <w:rPr>
          <w:lang w:val="en-US"/>
          <w:rPrChange w:id="1397" w:author="eduardo.pichler" w:date="2010-08-23T09:47:00Z">
            <w:rPr/>
          </w:rPrChange>
        </w:rPr>
        <w:t xml:space="preserve">                 }</w:t>
      </w:r>
    </w:p>
    <w:p w:rsidR="00DD7857" w:rsidRPr="005A5400" w:rsidRDefault="008A7D50">
      <w:pPr>
        <w:pStyle w:val="PreformattedText"/>
        <w:jc w:val="left"/>
        <w:rPr>
          <w:lang w:val="en-US"/>
          <w:rPrChange w:id="1398" w:author="eduardo.pichler" w:date="2010-08-23T09:47:00Z">
            <w:rPr/>
          </w:rPrChange>
        </w:rPr>
      </w:pPr>
      <w:bookmarkStart w:id="1399" w:name="163"/>
      <w:r w:rsidRPr="005A5400">
        <w:rPr>
          <w:lang w:val="en-US"/>
          <w:rPrChange w:id="1400" w:author="eduardo.pichler" w:date="2010-08-23T09:47:00Z">
            <w:rPr/>
          </w:rPrChange>
        </w:rPr>
        <w:t xml:space="preserve">163 </w:t>
      </w:r>
      <w:bookmarkEnd w:id="1399"/>
      <w:r w:rsidRPr="005A5400">
        <w:rPr>
          <w:lang w:val="en-US"/>
          <w:rPrChange w:id="1401" w:author="eduardo.pichler" w:date="2010-08-23T09:47:00Z">
            <w:rPr/>
          </w:rPrChange>
        </w:rPr>
        <w:t xml:space="preserve"> </w:t>
      </w:r>
    </w:p>
    <w:p w:rsidR="00DD7857" w:rsidRPr="005A5400" w:rsidRDefault="008A7D50">
      <w:pPr>
        <w:pStyle w:val="PreformattedText"/>
        <w:jc w:val="left"/>
        <w:rPr>
          <w:lang w:val="en-US"/>
          <w:rPrChange w:id="1402" w:author="eduardo.pichler" w:date="2010-08-23T09:47:00Z">
            <w:rPr/>
          </w:rPrChange>
        </w:rPr>
      </w:pPr>
      <w:bookmarkStart w:id="1403" w:name="164"/>
      <w:r w:rsidRPr="005A5400">
        <w:rPr>
          <w:lang w:val="en-US"/>
          <w:rPrChange w:id="1404" w:author="eduardo.pichler" w:date="2010-08-23T09:47:00Z">
            <w:rPr/>
          </w:rPrChange>
        </w:rPr>
        <w:t xml:space="preserve">164 </w:t>
      </w:r>
      <w:bookmarkEnd w:id="1403"/>
      <w:r w:rsidRPr="005A5400">
        <w:rPr>
          <w:lang w:val="en-US"/>
          <w:rPrChange w:id="1405" w:author="eduardo.pichler" w:date="2010-08-23T09:47:00Z">
            <w:rPr/>
          </w:rPrChange>
        </w:rPr>
        <w:t xml:space="preserve">                 DefaultTableModel model;</w:t>
      </w:r>
    </w:p>
    <w:p w:rsidR="00DD7857" w:rsidRPr="005A5400" w:rsidRDefault="008A7D50">
      <w:pPr>
        <w:pStyle w:val="PreformattedText"/>
        <w:jc w:val="left"/>
        <w:rPr>
          <w:lang w:val="en-US"/>
          <w:rPrChange w:id="1406" w:author="eduardo.pichler" w:date="2010-08-23T09:47:00Z">
            <w:rPr/>
          </w:rPrChange>
        </w:rPr>
      </w:pPr>
      <w:bookmarkStart w:id="1407" w:name="165"/>
      <w:r w:rsidRPr="005A5400">
        <w:rPr>
          <w:lang w:val="en-US"/>
          <w:rPrChange w:id="1408" w:author="eduardo.pichler" w:date="2010-08-23T09:47:00Z">
            <w:rPr/>
          </w:rPrChange>
        </w:rPr>
        <w:t xml:space="preserve">165 </w:t>
      </w:r>
      <w:bookmarkEnd w:id="1407"/>
      <w:r w:rsidRPr="005A5400">
        <w:rPr>
          <w:lang w:val="en-US"/>
          <w:rPrChange w:id="1409" w:author="eduardo.pichler" w:date="2010-08-23T09:47:00Z">
            <w:rPr/>
          </w:rPrChange>
        </w:rPr>
        <w:t xml:space="preserve">                 model = new DefaultTableModel();</w:t>
      </w:r>
    </w:p>
    <w:p w:rsidR="00DD7857" w:rsidRPr="005A5400" w:rsidRDefault="008A7D50">
      <w:pPr>
        <w:pStyle w:val="PreformattedText"/>
        <w:jc w:val="left"/>
        <w:rPr>
          <w:lang w:val="en-US"/>
          <w:rPrChange w:id="1410" w:author="eduardo.pichler" w:date="2010-08-23T09:47:00Z">
            <w:rPr/>
          </w:rPrChange>
        </w:rPr>
      </w:pPr>
      <w:bookmarkStart w:id="1411" w:name="166"/>
      <w:r w:rsidRPr="005A5400">
        <w:rPr>
          <w:lang w:val="en-US"/>
          <w:rPrChange w:id="1412" w:author="eduardo.pichler" w:date="2010-08-23T09:47:00Z">
            <w:rPr/>
          </w:rPrChange>
        </w:rPr>
        <w:t xml:space="preserve">166 </w:t>
      </w:r>
      <w:bookmarkEnd w:id="1411"/>
      <w:r w:rsidRPr="005A5400">
        <w:rPr>
          <w:lang w:val="en-US"/>
          <w:rPrChange w:id="1413" w:author="eduardo.pichler" w:date="2010-08-23T09:47:00Z">
            <w:rPr/>
          </w:rPrChange>
        </w:rPr>
        <w:t xml:space="preserve">                 String columnNames[] = new String[colunasCount];</w:t>
      </w:r>
    </w:p>
    <w:p w:rsidR="00DD7857" w:rsidRPr="005A5400" w:rsidRDefault="008A7D50">
      <w:pPr>
        <w:pStyle w:val="PreformattedText"/>
        <w:jc w:val="left"/>
        <w:rPr>
          <w:lang w:val="en-US"/>
          <w:rPrChange w:id="1414" w:author="eduardo.pichler" w:date="2010-08-23T09:47:00Z">
            <w:rPr/>
          </w:rPrChange>
        </w:rPr>
      </w:pPr>
      <w:bookmarkStart w:id="1415" w:name="167"/>
      <w:r w:rsidRPr="005A5400">
        <w:rPr>
          <w:lang w:val="en-US"/>
          <w:rPrChange w:id="1416" w:author="eduardo.pichler" w:date="2010-08-23T09:47:00Z">
            <w:rPr/>
          </w:rPrChange>
        </w:rPr>
        <w:t xml:space="preserve">167 </w:t>
      </w:r>
      <w:bookmarkEnd w:id="1415"/>
      <w:r w:rsidRPr="005A5400">
        <w:rPr>
          <w:lang w:val="en-US"/>
          <w:rPrChange w:id="1417" w:author="eduardo.pichler" w:date="2010-08-23T09:47:00Z">
            <w:rPr/>
          </w:rPrChange>
        </w:rPr>
        <w:t xml:space="preserve">                 String temp;</w:t>
      </w:r>
    </w:p>
    <w:p w:rsidR="00DD7857" w:rsidRPr="005A5400" w:rsidRDefault="008A7D50">
      <w:pPr>
        <w:pStyle w:val="PreformattedText"/>
        <w:jc w:val="left"/>
        <w:rPr>
          <w:lang w:val="en-US"/>
          <w:rPrChange w:id="1418" w:author="eduardo.pichler" w:date="2010-08-23T09:47:00Z">
            <w:rPr/>
          </w:rPrChange>
        </w:rPr>
      </w:pPr>
      <w:bookmarkStart w:id="1419" w:name="168"/>
      <w:r w:rsidRPr="005A5400">
        <w:rPr>
          <w:lang w:val="en-US"/>
          <w:rPrChange w:id="1420" w:author="eduardo.pichler" w:date="2010-08-23T09:47:00Z">
            <w:rPr/>
          </w:rPrChange>
        </w:rPr>
        <w:t xml:space="preserve">168 </w:t>
      </w:r>
      <w:bookmarkEnd w:id="1419"/>
      <w:r w:rsidRPr="005A5400">
        <w:rPr>
          <w:lang w:val="en-US"/>
          <w:rPrChange w:id="1421" w:author="eduardo.pichler" w:date="2010-08-23T09:47:00Z">
            <w:rPr/>
          </w:rPrChange>
        </w:rPr>
        <w:t xml:space="preserve">                 for (int i = 0; i &lt; colunasCount; i++) {</w:t>
      </w:r>
    </w:p>
    <w:p w:rsidR="00DD7857" w:rsidRDefault="008A7D50">
      <w:pPr>
        <w:pStyle w:val="PreformattedText"/>
        <w:jc w:val="left"/>
      </w:pPr>
      <w:bookmarkStart w:id="1422" w:name="169"/>
      <w:r>
        <w:t xml:space="preserve">169 </w:t>
      </w:r>
      <w:bookmarkEnd w:id="1422"/>
      <w:r>
        <w:t xml:space="preserve">                     temp =  crs.getMetaData().</w:t>
      </w:r>
    </w:p>
    <w:p w:rsidR="00DD7857" w:rsidRDefault="008A7D50">
      <w:pPr>
        <w:pStyle w:val="PreformattedText"/>
        <w:jc w:val="left"/>
      </w:pPr>
      <w:bookmarkStart w:id="1423" w:name="170"/>
      <w:r>
        <w:t xml:space="preserve">170 </w:t>
      </w:r>
      <w:bookmarkEnd w:id="1423"/>
      <w:r>
        <w:t xml:space="preserve">                     getColumnName(i + 1);</w:t>
      </w:r>
    </w:p>
    <w:p w:rsidR="00DD7857" w:rsidRDefault="008A7D50">
      <w:pPr>
        <w:pStyle w:val="PreformattedText"/>
        <w:jc w:val="left"/>
      </w:pPr>
      <w:bookmarkStart w:id="1424" w:name="1711"/>
      <w:r>
        <w:t xml:space="preserve">171 </w:t>
      </w:r>
      <w:bookmarkEnd w:id="1424"/>
      <w:r>
        <w:t xml:space="preserve">                     columnNames[i] = temp;</w:t>
      </w:r>
    </w:p>
    <w:p w:rsidR="00DD7857" w:rsidRDefault="008A7D50">
      <w:pPr>
        <w:pStyle w:val="PreformattedText"/>
        <w:jc w:val="left"/>
      </w:pPr>
      <w:bookmarkStart w:id="1425" w:name="172"/>
      <w:r>
        <w:t xml:space="preserve">172 </w:t>
      </w:r>
      <w:bookmarkEnd w:id="1425"/>
      <w:r>
        <w:t xml:space="preserve">                 }</w:t>
      </w:r>
    </w:p>
    <w:p w:rsidR="00DD7857" w:rsidRDefault="008A7D50">
      <w:pPr>
        <w:pStyle w:val="PreformattedText"/>
        <w:jc w:val="left"/>
      </w:pPr>
      <w:bookmarkStart w:id="1426" w:name="173"/>
      <w:r>
        <w:t xml:space="preserve">173 </w:t>
      </w:r>
      <w:bookmarkEnd w:id="1426"/>
      <w:r>
        <w:t xml:space="preserve">                 temp = null;</w:t>
      </w:r>
    </w:p>
    <w:p w:rsidR="00DD7857" w:rsidRDefault="008A7D50">
      <w:pPr>
        <w:pStyle w:val="PreformattedText"/>
        <w:jc w:val="left"/>
      </w:pPr>
      <w:bookmarkStart w:id="1427" w:name="174"/>
      <w:r>
        <w:t xml:space="preserve">174 </w:t>
      </w:r>
      <w:bookmarkEnd w:id="1427"/>
      <w:r>
        <w:t xml:space="preserve"> </w:t>
      </w:r>
    </w:p>
    <w:p w:rsidR="00DD7857" w:rsidRDefault="008A7D50">
      <w:pPr>
        <w:pStyle w:val="PreformattedText"/>
        <w:jc w:val="left"/>
      </w:pPr>
      <w:bookmarkStart w:id="1428" w:name="175"/>
      <w:r>
        <w:t xml:space="preserve">175 </w:t>
      </w:r>
      <w:bookmarkEnd w:id="1428"/>
      <w:r>
        <w:t xml:space="preserve">                 atualizaComboCampos(columnNames);</w:t>
      </w:r>
    </w:p>
    <w:p w:rsidR="00DD7857" w:rsidRPr="005A5400" w:rsidRDefault="008A7D50">
      <w:pPr>
        <w:pStyle w:val="PreformattedText"/>
        <w:jc w:val="left"/>
        <w:rPr>
          <w:lang w:val="en-US"/>
          <w:rPrChange w:id="1429" w:author="eduardo.pichler" w:date="2010-08-23T09:47:00Z">
            <w:rPr/>
          </w:rPrChange>
        </w:rPr>
      </w:pPr>
      <w:bookmarkStart w:id="1430" w:name="176"/>
      <w:r w:rsidRPr="005A5400">
        <w:rPr>
          <w:lang w:val="en-US"/>
          <w:rPrChange w:id="1431" w:author="eduardo.pichler" w:date="2010-08-23T09:47:00Z">
            <w:rPr/>
          </w:rPrChange>
        </w:rPr>
        <w:t xml:space="preserve">176 </w:t>
      </w:r>
      <w:bookmarkEnd w:id="1430"/>
      <w:r w:rsidRPr="005A5400">
        <w:rPr>
          <w:lang w:val="en-US"/>
          <w:rPrChange w:id="1432" w:author="eduardo.pichler" w:date="2010-08-23T09:47:00Z">
            <w:rPr/>
          </w:rPrChange>
        </w:rPr>
        <w:t xml:space="preserve">                 model.setColumnIdentifiers(columnNames);</w:t>
      </w:r>
    </w:p>
    <w:p w:rsidR="00DD7857" w:rsidRPr="005A5400" w:rsidRDefault="008A7D50">
      <w:pPr>
        <w:pStyle w:val="PreformattedText"/>
        <w:jc w:val="left"/>
        <w:rPr>
          <w:lang w:val="en-US"/>
          <w:rPrChange w:id="1433" w:author="eduardo.pichler" w:date="2010-08-23T09:47:00Z">
            <w:rPr/>
          </w:rPrChange>
        </w:rPr>
      </w:pPr>
      <w:bookmarkStart w:id="1434" w:name="177"/>
      <w:r w:rsidRPr="005A5400">
        <w:rPr>
          <w:lang w:val="en-US"/>
          <w:rPrChange w:id="1435" w:author="eduardo.pichler" w:date="2010-08-23T09:47:00Z">
            <w:rPr/>
          </w:rPrChange>
        </w:rPr>
        <w:t xml:space="preserve">177 </w:t>
      </w:r>
      <w:bookmarkEnd w:id="1434"/>
      <w:r w:rsidRPr="005A5400">
        <w:rPr>
          <w:lang w:val="en-US"/>
          <w:rPrChange w:id="1436" w:author="eduardo.pichler" w:date="2010-08-23T09:47:00Z">
            <w:rPr/>
          </w:rPrChange>
        </w:rPr>
        <w:t xml:space="preserve">                 while (crs.next()) {</w:t>
      </w:r>
    </w:p>
    <w:p w:rsidR="00DD7857" w:rsidRPr="005A5400" w:rsidRDefault="008A7D50">
      <w:pPr>
        <w:pStyle w:val="PreformattedText"/>
        <w:jc w:val="left"/>
        <w:rPr>
          <w:lang w:val="en-US"/>
          <w:rPrChange w:id="1437" w:author="eduardo.pichler" w:date="2010-08-23T09:47:00Z">
            <w:rPr/>
          </w:rPrChange>
        </w:rPr>
      </w:pPr>
      <w:bookmarkStart w:id="1438" w:name="178"/>
      <w:r w:rsidRPr="005A5400">
        <w:rPr>
          <w:lang w:val="en-US"/>
          <w:rPrChange w:id="1439" w:author="eduardo.pichler" w:date="2010-08-23T09:47:00Z">
            <w:rPr/>
          </w:rPrChange>
        </w:rPr>
        <w:t xml:space="preserve">178 </w:t>
      </w:r>
      <w:bookmarkEnd w:id="1438"/>
      <w:r w:rsidRPr="005A5400">
        <w:rPr>
          <w:lang w:val="en-US"/>
          <w:rPrChange w:id="1440" w:author="eduardo.pichler" w:date="2010-08-23T09:47:00Z">
            <w:rPr/>
          </w:rPrChange>
        </w:rPr>
        <w:t xml:space="preserve">                     Object rowData[] = new Object[colunasCount];</w:t>
      </w:r>
    </w:p>
    <w:p w:rsidR="00DD7857" w:rsidRPr="005A5400" w:rsidRDefault="008A7D50">
      <w:pPr>
        <w:pStyle w:val="PreformattedText"/>
        <w:jc w:val="left"/>
        <w:rPr>
          <w:lang w:val="en-US"/>
          <w:rPrChange w:id="1441" w:author="eduardo.pichler" w:date="2010-08-23T09:47:00Z">
            <w:rPr/>
          </w:rPrChange>
        </w:rPr>
      </w:pPr>
      <w:bookmarkStart w:id="1442" w:name="179"/>
      <w:r w:rsidRPr="005A5400">
        <w:rPr>
          <w:lang w:val="en-US"/>
          <w:rPrChange w:id="1443" w:author="eduardo.pichler" w:date="2010-08-23T09:47:00Z">
            <w:rPr/>
          </w:rPrChange>
        </w:rPr>
        <w:t xml:space="preserve">179 </w:t>
      </w:r>
      <w:bookmarkEnd w:id="1442"/>
      <w:r w:rsidRPr="005A5400">
        <w:rPr>
          <w:lang w:val="en-US"/>
          <w:rPrChange w:id="1444" w:author="eduardo.pichler" w:date="2010-08-23T09:47:00Z">
            <w:rPr/>
          </w:rPrChange>
        </w:rPr>
        <w:t xml:space="preserve">                     for (int i = 1; i &lt;= colunasCount; i++) {</w:t>
      </w:r>
    </w:p>
    <w:p w:rsidR="00DD7857" w:rsidRPr="005A5400" w:rsidRDefault="008A7D50">
      <w:pPr>
        <w:pStyle w:val="PreformattedText"/>
        <w:jc w:val="left"/>
        <w:rPr>
          <w:lang w:val="en-US"/>
          <w:rPrChange w:id="1445" w:author="eduardo.pichler" w:date="2010-08-23T09:47:00Z">
            <w:rPr/>
          </w:rPrChange>
        </w:rPr>
      </w:pPr>
      <w:bookmarkStart w:id="1446" w:name="180"/>
      <w:r w:rsidRPr="005A5400">
        <w:rPr>
          <w:lang w:val="en-US"/>
          <w:rPrChange w:id="1447" w:author="eduardo.pichler" w:date="2010-08-23T09:47:00Z">
            <w:rPr/>
          </w:rPrChange>
        </w:rPr>
        <w:t xml:space="preserve">180 </w:t>
      </w:r>
      <w:bookmarkEnd w:id="1446"/>
      <w:r w:rsidRPr="005A5400">
        <w:rPr>
          <w:lang w:val="en-US"/>
          <w:rPrChange w:id="1448" w:author="eduardo.pichler" w:date="2010-08-23T09:47:00Z">
            <w:rPr/>
          </w:rPrChange>
        </w:rPr>
        <w:t xml:space="preserve">                         rowData[i - 1] = crs.getObject(i);</w:t>
      </w:r>
    </w:p>
    <w:p w:rsidR="00DD7857" w:rsidRPr="005A5400" w:rsidRDefault="008A7D50">
      <w:pPr>
        <w:pStyle w:val="PreformattedText"/>
        <w:jc w:val="left"/>
        <w:rPr>
          <w:lang w:val="en-US"/>
          <w:rPrChange w:id="1449" w:author="eduardo.pichler" w:date="2010-08-23T09:47:00Z">
            <w:rPr/>
          </w:rPrChange>
        </w:rPr>
      </w:pPr>
      <w:bookmarkStart w:id="1450" w:name="1811"/>
      <w:r w:rsidRPr="005A5400">
        <w:rPr>
          <w:lang w:val="en-US"/>
          <w:rPrChange w:id="1451" w:author="eduardo.pichler" w:date="2010-08-23T09:47:00Z">
            <w:rPr/>
          </w:rPrChange>
        </w:rPr>
        <w:t xml:space="preserve">181 </w:t>
      </w:r>
      <w:bookmarkEnd w:id="1450"/>
      <w:r w:rsidRPr="005A5400">
        <w:rPr>
          <w:lang w:val="en-US"/>
          <w:rPrChange w:id="1452" w:author="eduardo.pichler" w:date="2010-08-23T09:47:00Z">
            <w:rPr/>
          </w:rPrChange>
        </w:rPr>
        <w:t xml:space="preserve">                     }</w:t>
      </w:r>
    </w:p>
    <w:p w:rsidR="00DD7857" w:rsidRPr="005A5400" w:rsidRDefault="008A7D50">
      <w:pPr>
        <w:pStyle w:val="PreformattedText"/>
        <w:jc w:val="left"/>
        <w:rPr>
          <w:lang w:val="en-US"/>
          <w:rPrChange w:id="1453" w:author="eduardo.pichler" w:date="2010-08-23T09:47:00Z">
            <w:rPr/>
          </w:rPrChange>
        </w:rPr>
      </w:pPr>
      <w:bookmarkStart w:id="1454" w:name="182"/>
      <w:r w:rsidRPr="005A5400">
        <w:rPr>
          <w:lang w:val="en-US"/>
          <w:rPrChange w:id="1455" w:author="eduardo.pichler" w:date="2010-08-23T09:47:00Z">
            <w:rPr/>
          </w:rPrChange>
        </w:rPr>
        <w:t xml:space="preserve">182 </w:t>
      </w:r>
      <w:bookmarkEnd w:id="1454"/>
      <w:r w:rsidRPr="005A5400">
        <w:rPr>
          <w:lang w:val="en-US"/>
          <w:rPrChange w:id="1456" w:author="eduardo.pichler" w:date="2010-08-23T09:47:00Z">
            <w:rPr/>
          </w:rPrChange>
        </w:rPr>
        <w:t xml:space="preserve">                     model.addRow(rowData);</w:t>
      </w:r>
    </w:p>
    <w:p w:rsidR="00DD7857" w:rsidRPr="005A5400" w:rsidRDefault="008A7D50">
      <w:pPr>
        <w:pStyle w:val="PreformattedText"/>
        <w:jc w:val="left"/>
        <w:rPr>
          <w:lang w:val="en-US"/>
          <w:rPrChange w:id="1457" w:author="eduardo.pichler" w:date="2010-08-23T09:47:00Z">
            <w:rPr/>
          </w:rPrChange>
        </w:rPr>
      </w:pPr>
      <w:bookmarkStart w:id="1458" w:name="183"/>
      <w:r w:rsidRPr="005A5400">
        <w:rPr>
          <w:lang w:val="en-US"/>
          <w:rPrChange w:id="1459" w:author="eduardo.pichler" w:date="2010-08-23T09:47:00Z">
            <w:rPr/>
          </w:rPrChange>
        </w:rPr>
        <w:t xml:space="preserve">183 </w:t>
      </w:r>
      <w:bookmarkEnd w:id="1458"/>
      <w:r w:rsidRPr="005A5400">
        <w:rPr>
          <w:lang w:val="en-US"/>
          <w:rPrChange w:id="1460" w:author="eduardo.pichler" w:date="2010-08-23T09:47:00Z">
            <w:rPr/>
          </w:rPrChange>
        </w:rPr>
        <w:t xml:space="preserve">                 }</w:t>
      </w:r>
    </w:p>
    <w:p w:rsidR="00DD7857" w:rsidRPr="005A5400" w:rsidRDefault="008A7D50">
      <w:pPr>
        <w:pStyle w:val="PreformattedText"/>
        <w:jc w:val="left"/>
        <w:rPr>
          <w:lang w:val="en-US"/>
          <w:rPrChange w:id="1461" w:author="eduardo.pichler" w:date="2010-08-23T09:47:00Z">
            <w:rPr/>
          </w:rPrChange>
        </w:rPr>
      </w:pPr>
      <w:bookmarkStart w:id="1462" w:name="184"/>
      <w:r w:rsidRPr="005A5400">
        <w:rPr>
          <w:lang w:val="en-US"/>
          <w:rPrChange w:id="1463" w:author="eduardo.pichler" w:date="2010-08-23T09:47:00Z">
            <w:rPr/>
          </w:rPrChange>
        </w:rPr>
        <w:t xml:space="preserve">184 </w:t>
      </w:r>
      <w:bookmarkEnd w:id="1462"/>
      <w:r w:rsidRPr="005A5400">
        <w:rPr>
          <w:lang w:val="en-US"/>
          <w:rPrChange w:id="1464" w:author="eduardo.pichler" w:date="2010-08-23T09:47:00Z">
            <w:rPr/>
          </w:rPrChange>
        </w:rPr>
        <w:t xml:space="preserve">                 jTable1.setModel(model);</w:t>
      </w:r>
    </w:p>
    <w:p w:rsidR="00DD7857" w:rsidRPr="005A5400" w:rsidRDefault="008A7D50">
      <w:pPr>
        <w:pStyle w:val="PreformattedText"/>
        <w:jc w:val="left"/>
        <w:rPr>
          <w:lang w:val="en-US"/>
          <w:rPrChange w:id="1465" w:author="eduardo.pichler" w:date="2010-08-23T09:47:00Z">
            <w:rPr/>
          </w:rPrChange>
        </w:rPr>
      </w:pPr>
      <w:bookmarkStart w:id="1466" w:name="185"/>
      <w:r w:rsidRPr="005A5400">
        <w:rPr>
          <w:lang w:val="en-US"/>
          <w:rPrChange w:id="1467" w:author="eduardo.pichler" w:date="2010-08-23T09:47:00Z">
            <w:rPr/>
          </w:rPrChange>
        </w:rPr>
        <w:t xml:space="preserve">185 </w:t>
      </w:r>
      <w:bookmarkEnd w:id="1466"/>
      <w:r w:rsidRPr="005A5400">
        <w:rPr>
          <w:lang w:val="en-US"/>
          <w:rPrChange w:id="1468" w:author="eduardo.pichler" w:date="2010-08-23T09:47:00Z">
            <w:rPr/>
          </w:rPrChange>
        </w:rPr>
        <w:t xml:space="preserve"> </w:t>
      </w:r>
    </w:p>
    <w:p w:rsidR="00DD7857" w:rsidRPr="005A5400" w:rsidRDefault="008A7D50">
      <w:pPr>
        <w:pStyle w:val="PreformattedText"/>
        <w:jc w:val="left"/>
        <w:rPr>
          <w:lang w:val="en-US"/>
          <w:rPrChange w:id="1469" w:author="eduardo.pichler" w:date="2010-08-23T09:47:00Z">
            <w:rPr/>
          </w:rPrChange>
        </w:rPr>
      </w:pPr>
      <w:bookmarkStart w:id="1470" w:name="186"/>
      <w:r w:rsidRPr="005A5400">
        <w:rPr>
          <w:lang w:val="en-US"/>
          <w:rPrChange w:id="1471" w:author="eduardo.pichler" w:date="2010-08-23T09:47:00Z">
            <w:rPr/>
          </w:rPrChange>
        </w:rPr>
        <w:t>186</w:t>
      </w:r>
      <w:bookmarkEnd w:id="1470"/>
      <w:r w:rsidRPr="005A5400">
        <w:rPr>
          <w:lang w:val="en-US"/>
          <w:rPrChange w:id="1472" w:author="eduardo.pichler" w:date="2010-08-23T09:47:00Z">
            <w:rPr/>
          </w:rPrChange>
        </w:rPr>
        <w:t xml:space="preserve">                  </w:t>
      </w:r>
    </w:p>
    <w:p w:rsidR="00DD7857" w:rsidRPr="005A5400" w:rsidRDefault="008A7D50">
      <w:pPr>
        <w:pStyle w:val="PreformattedText"/>
        <w:jc w:val="left"/>
        <w:rPr>
          <w:lang w:val="en-US"/>
          <w:rPrChange w:id="1473" w:author="eduardo.pichler" w:date="2010-08-23T09:47:00Z">
            <w:rPr/>
          </w:rPrChange>
        </w:rPr>
      </w:pPr>
      <w:bookmarkStart w:id="1474" w:name="187"/>
      <w:r w:rsidRPr="005A5400">
        <w:rPr>
          <w:lang w:val="en-US"/>
          <w:rPrChange w:id="1475" w:author="eduardo.pichler" w:date="2010-08-23T09:47:00Z">
            <w:rPr/>
          </w:rPrChange>
        </w:rPr>
        <w:t xml:space="preserve">187 </w:t>
      </w:r>
      <w:bookmarkEnd w:id="1474"/>
      <w:r w:rsidRPr="005A5400">
        <w:rPr>
          <w:lang w:val="en-US"/>
          <w:rPrChange w:id="1476" w:author="eduardo.pichler" w:date="2010-08-23T09:47:00Z">
            <w:rPr/>
          </w:rPrChange>
        </w:rPr>
        <w:t xml:space="preserve">                 </w:t>
      </w:r>
    </w:p>
    <w:p w:rsidR="00DD7857" w:rsidRPr="005A5400" w:rsidRDefault="008A7D50">
      <w:pPr>
        <w:pStyle w:val="PreformattedText"/>
        <w:jc w:val="left"/>
        <w:rPr>
          <w:lang w:val="en-US"/>
          <w:rPrChange w:id="1477" w:author="eduardo.pichler" w:date="2010-08-23T09:47:00Z">
            <w:rPr/>
          </w:rPrChange>
        </w:rPr>
      </w:pPr>
      <w:bookmarkStart w:id="1478" w:name="188"/>
      <w:r w:rsidRPr="005A5400">
        <w:rPr>
          <w:lang w:val="en-US"/>
          <w:rPrChange w:id="1479" w:author="eduardo.pichler" w:date="2010-08-23T09:47:00Z">
            <w:rPr/>
          </w:rPrChange>
        </w:rPr>
        <w:t xml:space="preserve">188 </w:t>
      </w:r>
      <w:bookmarkEnd w:id="1478"/>
      <w:r w:rsidRPr="005A5400">
        <w:rPr>
          <w:lang w:val="en-US"/>
          <w:rPrChange w:id="1480" w:author="eduardo.pichler" w:date="2010-08-23T09:47:00Z">
            <w:rPr/>
          </w:rPrChange>
        </w:rPr>
        <w:t xml:space="preserve">             } catch (SQLException e) {</w:t>
      </w:r>
    </w:p>
    <w:p w:rsidR="00DD7857" w:rsidRPr="005A5400" w:rsidRDefault="008A7D50">
      <w:pPr>
        <w:pStyle w:val="PreformattedText"/>
        <w:jc w:val="left"/>
        <w:rPr>
          <w:lang w:val="en-US"/>
          <w:rPrChange w:id="1481" w:author="eduardo.pichler" w:date="2010-08-23T09:47:00Z">
            <w:rPr/>
          </w:rPrChange>
        </w:rPr>
      </w:pPr>
      <w:bookmarkStart w:id="1482" w:name="189"/>
      <w:r w:rsidRPr="005A5400">
        <w:rPr>
          <w:lang w:val="en-US"/>
          <w:rPrChange w:id="1483" w:author="eduardo.pichler" w:date="2010-08-23T09:47:00Z">
            <w:rPr/>
          </w:rPrChange>
        </w:rPr>
        <w:t xml:space="preserve">189 </w:t>
      </w:r>
      <w:bookmarkEnd w:id="1482"/>
      <w:r w:rsidRPr="005A5400">
        <w:rPr>
          <w:lang w:val="en-US"/>
          <w:rPrChange w:id="1484" w:author="eduardo.pichler" w:date="2010-08-23T09:47:00Z">
            <w:rPr/>
          </w:rPrChange>
        </w:rPr>
        <w:t xml:space="preserve">                 throw e;</w:t>
      </w:r>
    </w:p>
    <w:p w:rsidR="00DD7857" w:rsidRDefault="008A7D50">
      <w:pPr>
        <w:pStyle w:val="PreformattedText"/>
        <w:jc w:val="left"/>
      </w:pPr>
      <w:bookmarkStart w:id="1485" w:name="190"/>
      <w:r>
        <w:t xml:space="preserve">190 </w:t>
      </w:r>
      <w:bookmarkEnd w:id="1485"/>
      <w:r>
        <w:t xml:space="preserve">                 log.error("Erro ao preencher tabela com linhas: " +</w:t>
      </w:r>
    </w:p>
    <w:p w:rsidR="00DD7857" w:rsidRDefault="008A7D50">
      <w:pPr>
        <w:pStyle w:val="PreformattedText"/>
        <w:jc w:val="left"/>
      </w:pPr>
      <w:bookmarkStart w:id="1486" w:name="1911"/>
      <w:r>
        <w:t xml:space="preserve">191 </w:t>
      </w:r>
      <w:bookmarkEnd w:id="1486"/>
      <w:r>
        <w:t xml:space="preserve">                 </w:t>
      </w:r>
      <w:r>
        <w:tab/>
        <w:t>e.getMessage());</w:t>
      </w:r>
    </w:p>
    <w:p w:rsidR="00DD7857" w:rsidRDefault="008A7D50">
      <w:pPr>
        <w:pStyle w:val="PreformattedText"/>
        <w:jc w:val="left"/>
      </w:pPr>
      <w:bookmarkStart w:id="1487" w:name="192"/>
      <w:r>
        <w:t xml:space="preserve">192 </w:t>
      </w:r>
      <w:bookmarkEnd w:id="1487"/>
      <w:r>
        <w:t xml:space="preserve">                 </w:t>
      </w:r>
    </w:p>
    <w:p w:rsidR="00DD7857" w:rsidRDefault="008A7D50">
      <w:pPr>
        <w:pStyle w:val="PreformattedText"/>
        <w:jc w:val="left"/>
      </w:pPr>
      <w:bookmarkStart w:id="1488" w:name="198"/>
      <w:r>
        <w:t xml:space="preserve">193 </w:t>
      </w:r>
      <w:bookmarkEnd w:id="1488"/>
      <w:r>
        <w:t xml:space="preserve">                           </w:t>
      </w:r>
    </w:p>
    <w:p w:rsidR="00DD7857" w:rsidRDefault="008A7D50">
      <w:pPr>
        <w:pStyle w:val="PreformattedText"/>
        <w:jc w:val="left"/>
      </w:pPr>
      <w:bookmarkStart w:id="1489" w:name="199"/>
      <w:r>
        <w:t xml:space="preserve">194 </w:t>
      </w:r>
      <w:bookmarkEnd w:id="1489"/>
      <w:r>
        <w:t xml:space="preserve">             }</w:t>
      </w:r>
    </w:p>
    <w:p w:rsidR="00DD7857" w:rsidRDefault="008A7D50">
      <w:pPr>
        <w:pStyle w:val="PreformattedText"/>
        <w:jc w:val="left"/>
      </w:pPr>
      <w:r>
        <w:t>195          }</w:t>
      </w:r>
    </w:p>
    <w:p w:rsidR="00DD7857" w:rsidRDefault="008A7D50">
      <w:pPr>
        <w:pStyle w:val="PreformattedText"/>
        <w:spacing w:after="283"/>
        <w:jc w:val="left"/>
      </w:pPr>
      <w:r>
        <w:t>196      }</w:t>
      </w:r>
    </w:p>
    <w:p w:rsidR="00DD7857" w:rsidRDefault="008A7D50">
      <w:pPr>
        <w:pStyle w:val="Textbody"/>
      </w:pPr>
      <w:r>
        <w:lastRenderedPageBreak/>
        <w:t xml:space="preserve">A linha 145 tem o método mais interno que já espera um </w:t>
      </w:r>
      <w:r>
        <w:rPr>
          <w:i/>
          <w:iCs/>
        </w:rPr>
        <w:t>FilteredRowSet</w:t>
      </w:r>
      <w:r>
        <w:t xml:space="preserve"> criado por uma pesquisa. </w:t>
      </w:r>
      <w:r>
        <w:rPr>
          <w:i/>
          <w:iCs/>
        </w:rPr>
        <w:t>FilteredRowSet</w:t>
      </w:r>
      <w:r>
        <w:t xml:space="preserve"> fez parte oficial da API do java a partir da versão 1.5. Na versão anterior, precisava ser feito o </w:t>
      </w:r>
      <w:r>
        <w:rPr>
          <w:i/>
          <w:iCs/>
        </w:rPr>
        <w:t>download</w:t>
      </w:r>
      <w:r>
        <w:t xml:space="preserve"> à parte. Este objeto mantém um conjunto de linhas estruturadas, como se fosse um espelho das tabelas da consulta feita na memória, e ainda possui métodos para a filtragem de dados.</w:t>
      </w:r>
    </w:p>
    <w:p w:rsidR="00DD7857" w:rsidRDefault="008A7D50">
      <w:pPr>
        <w:pStyle w:val="Textbody"/>
      </w:pPr>
      <w:r>
        <w:t>Na linha 146, o segundo atributo do método é saber qual posição de coluna está a chave primária da tabela, para que no futuro seja possível fazer as exclusões e alterações dos registros dos objetos que foram mostrados.</w:t>
      </w:r>
    </w:p>
    <w:p w:rsidR="00DD7857" w:rsidRDefault="008A7D50">
      <w:pPr>
        <w:pStyle w:val="Textbody"/>
      </w:pPr>
      <w:r>
        <w:t xml:space="preserve">A linha 153 pega o </w:t>
      </w:r>
      <w:r>
        <w:rPr>
          <w:i/>
          <w:iCs/>
        </w:rPr>
        <w:t>metadata</w:t>
      </w:r>
      <w:r w:rsidRPr="00DD7857">
        <w:rPr>
          <w:rStyle w:val="Refdenotaderodap"/>
          <w:i/>
          <w:iCs/>
        </w:rPr>
        <w:footnoteReference w:id="2"/>
      </w:r>
      <w:r>
        <w:t xml:space="preserve"> do </w:t>
      </w:r>
      <w:r>
        <w:rPr>
          <w:i/>
          <w:iCs/>
        </w:rPr>
        <w:t>RowSet</w:t>
      </w:r>
      <w:r>
        <w:t>, que são informações da estrutura da pesquisa que veio do banco de dados, assim têm-se o acesso do número de colunas que precisará ser criado. Na linha 154 é verificado se o número de colunas é menor que a posição da coluna de chave primária, se for, algo está errado e é disparado uma exceção.</w:t>
      </w:r>
    </w:p>
    <w:p w:rsidR="00DD7857" w:rsidRDefault="008A7D50">
      <w:pPr>
        <w:pStyle w:val="Textbody"/>
      </w:pPr>
      <w:r>
        <w:t xml:space="preserve">Na linha 66 cria-se um </w:t>
      </w:r>
      <w:r>
        <w:rPr>
          <w:i/>
          <w:iCs/>
        </w:rPr>
        <w:t>array</w:t>
      </w:r>
      <w:r>
        <w:t xml:space="preserve"> de </w:t>
      </w:r>
      <w:r>
        <w:rPr>
          <w:i/>
          <w:iCs/>
        </w:rPr>
        <w:t>String</w:t>
      </w:r>
      <w:r>
        <w:t xml:space="preserve"> com o tamanho do número de colunas, então na linha 68 iteramos o </w:t>
      </w:r>
      <w:r>
        <w:rPr>
          <w:i/>
          <w:iCs/>
        </w:rPr>
        <w:t>metadata</w:t>
      </w:r>
      <w:r>
        <w:t xml:space="preserve"> e adicionamos os nomes das colunas ao </w:t>
      </w:r>
      <w:r>
        <w:rPr>
          <w:i/>
          <w:iCs/>
        </w:rPr>
        <w:t>array</w:t>
      </w:r>
      <w:r>
        <w:t xml:space="preserve"> de </w:t>
      </w:r>
      <w:r>
        <w:rPr>
          <w:i/>
          <w:iCs/>
        </w:rPr>
        <w:t>strings</w:t>
      </w:r>
      <w:r>
        <w:t>.</w:t>
      </w:r>
    </w:p>
    <w:p w:rsidR="00DD7857" w:rsidRDefault="008A7D50">
      <w:pPr>
        <w:pStyle w:val="Textbody"/>
      </w:pPr>
      <w:r>
        <w:t xml:space="preserve">Na linha 177 é iterado o </w:t>
      </w:r>
      <w:r>
        <w:rPr>
          <w:i/>
          <w:iCs/>
        </w:rPr>
        <w:t>rowset</w:t>
      </w:r>
      <w:r>
        <w:t xml:space="preserve"> e adicionado os dados correspondentes à sua coluna. Depois, na linha 184 é setado o novo </w:t>
      </w:r>
      <w:r>
        <w:rPr>
          <w:i/>
          <w:iCs/>
        </w:rPr>
        <w:t>DefaultTableModel</w:t>
      </w:r>
      <w:r>
        <w:t xml:space="preserve"> à tabela. Com toda a estrutura programada, os dados tabulares podem ser visualizados conforme o FilteredRowSet setado através de uma consulta sql qualquer.</w:t>
      </w:r>
    </w:p>
    <w:p w:rsidR="00DD7857" w:rsidRDefault="00DD7857">
      <w:pPr>
        <w:pStyle w:val="Textbody"/>
      </w:pPr>
    </w:p>
    <w:p w:rsidR="00DD7857" w:rsidRDefault="008A7D50" w:rsidP="00DD7857">
      <w:pPr>
        <w:pStyle w:val="Heading2"/>
      </w:pPr>
      <w:bookmarkStart w:id="1490" w:name="_Toc270320293"/>
      <w:r>
        <w:t>Inserção, edição e validação dos dados</w:t>
      </w:r>
      <w:bookmarkEnd w:id="1490"/>
    </w:p>
    <w:p w:rsidR="00DD7857" w:rsidRDefault="00DD7857">
      <w:pPr>
        <w:pStyle w:val="Standard"/>
      </w:pPr>
    </w:p>
    <w:p w:rsidR="00DD7857" w:rsidRDefault="008A7D50">
      <w:pPr>
        <w:pStyle w:val="Textbody"/>
      </w:pPr>
      <w:r>
        <w:t xml:space="preserve">Para as validações dos dados são feitas antes de os dados serem inseridos no banco. Foi criado um objeto </w:t>
      </w:r>
      <w:r>
        <w:rPr>
          <w:i/>
          <w:iCs/>
        </w:rPr>
        <w:t>ValidationException</w:t>
      </w:r>
      <w:r>
        <w:t xml:space="preserve"> que herda de </w:t>
      </w:r>
      <w:r>
        <w:rPr>
          <w:i/>
          <w:iCs/>
        </w:rPr>
        <w:t>Exception</w:t>
      </w:r>
      <w:r>
        <w:t xml:space="preserve"> para ser disparado as exceções.</w:t>
      </w:r>
    </w:p>
    <w:p w:rsidR="00DD7857" w:rsidRDefault="008A7D50">
      <w:pPr>
        <w:pStyle w:val="Textbody"/>
      </w:pPr>
      <w:r>
        <w:t xml:space="preserve">Assim que a tela de consulta é criada, é setado os eventos nos botões inserir, editar e excluir, com os devidos métodos chamando os devidos </w:t>
      </w:r>
      <w:r>
        <w:rPr>
          <w:i/>
          <w:iCs/>
        </w:rPr>
        <w:t>JDialogs</w:t>
      </w:r>
      <w:r>
        <w:t xml:space="preserve"> para fazer as operações com os objetos do negócio. No caso comentado, chamaria o </w:t>
      </w:r>
      <w:r>
        <w:rPr>
          <w:i/>
          <w:iCs/>
        </w:rPr>
        <w:t>dialog</w:t>
      </w:r>
      <w:r>
        <w:t xml:space="preserve"> de alteração e persistência de produtos.</w:t>
      </w:r>
    </w:p>
    <w:p w:rsidR="00DD7857" w:rsidRDefault="008A7D50">
      <w:pPr>
        <w:pStyle w:val="Textbody"/>
      </w:pPr>
      <w:r>
        <w:t xml:space="preserve">Ao clicar em inserir Produto, é chamado o </w:t>
      </w:r>
      <w:r>
        <w:rPr>
          <w:i/>
          <w:iCs/>
        </w:rPr>
        <w:t>dialog</w:t>
      </w:r>
      <w:r>
        <w:t xml:space="preserve"> que faz o tratamento. Esse objeto possui um </w:t>
      </w:r>
      <w:r>
        <w:rPr>
          <w:i/>
          <w:iCs/>
        </w:rPr>
        <w:t>JPanelProduto</w:t>
      </w:r>
      <w:r>
        <w:t xml:space="preserve"> que possui um atributo produto, que é o que será salvo ou atualizado no banco de dados.</w:t>
      </w:r>
    </w:p>
    <w:p w:rsidR="00DD7857" w:rsidRDefault="00DD7857">
      <w:pPr>
        <w:pStyle w:val="Textbody"/>
      </w:pPr>
      <w:del w:id="1491" w:author="eduardo.pichler" w:date="2010-08-23T10:15:00Z">
        <w:r w:rsidRPr="00DD7857" w:rsidDel="001263F2">
          <w:lastRenderedPageBreak/>
          <w:pict>
            <v:shape id="Quadro17" o:spid="_x0000_s1047" type="#_x0000_t202" style="position:absolute;left:0;text-align:left;margin-left:0;margin-top:6.05pt;width:443.4pt;height:292.3pt;z-index:251650560;visibility:visible;mso-position-horizontal:center" filled="f" stroked="f">
              <v:textbox style="mso-rotate-with-shape:t" inset="0,0,0,0">
                <w:txbxContent>
                  <w:p w:rsidR="008A7D50" w:rsidRDefault="008A7D50">
                    <w:pPr>
                      <w:pStyle w:val="Imagem"/>
                    </w:pPr>
                    <w:moveFromRangeStart w:id="1492" w:author="eduardo.pichler" w:date="2010-08-23T10:15:00Z" w:name="move270321845"/>
                    <w:moveFrom w:id="1493" w:author="eduardo.pichler" w:date="2010-08-23T10:15:00Z">
                      <w:r w:rsidDel="001263F2">
                        <w:rPr>
                          <w:noProof/>
                        </w:rPr>
                        <w:drawing>
                          <wp:inline distT="0" distB="0" distL="0" distR="0">
                            <wp:extent cx="4051800" cy="3414240"/>
                            <wp:effectExtent l="0" t="0" r="0" b="0"/>
                            <wp:docPr id="20" name="figura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alphaModFix/>
                                      <a:lum/>
                                    </a:blip>
                                    <a:srcRect/>
                                    <a:stretch>
                                      <a:fillRect/>
                                    </a:stretch>
                                  </pic:blipFill>
                                  <pic:spPr>
                                    <a:xfrm>
                                      <a:off x="0" y="0"/>
                                      <a:ext cx="4051800" cy="3414240"/>
                                    </a:xfrm>
                                    <a:prstGeom prst="rect">
                                      <a:avLst/>
                                    </a:prstGeom>
                                    <a:noFill/>
                                    <a:ln>
                                      <a:noFill/>
                                      <a:prstDash/>
                                    </a:ln>
                                  </pic:spPr>
                                </pic:pic>
                              </a:graphicData>
                            </a:graphic>
                          </wp:inline>
                        </w:drawing>
                      </w:r>
                    </w:moveFrom>
                    <w:moveFromRangeEnd w:id="1492"/>
                    <w:del w:id="1494" w:author="eduardo.pichler" w:date="2010-08-23T10:15:00Z">
                      <w:r w:rsidDel="001263F2">
                        <w:delText>Figura 20: Tela de inclusão ou edição de Produto</w:delText>
                      </w:r>
                    </w:del>
                  </w:p>
                </w:txbxContent>
              </v:textbox>
              <w10:wrap type="topAndBottom"/>
            </v:shape>
          </w:pict>
        </w:r>
      </w:del>
    </w:p>
    <w:p w:rsidR="001263F2" w:rsidRDefault="001263F2" w:rsidP="001263F2">
      <w:pPr>
        <w:pStyle w:val="Textbody"/>
        <w:keepNext/>
        <w:jc w:val="center"/>
        <w:rPr>
          <w:ins w:id="1495" w:author="eduardo.pichler" w:date="2010-08-23T10:15:00Z"/>
        </w:rPr>
        <w:pPrChange w:id="1496" w:author="eduardo.pichler" w:date="2010-08-23T10:15:00Z">
          <w:pPr>
            <w:pStyle w:val="Textbody"/>
          </w:pPr>
        </w:pPrChange>
      </w:pPr>
      <w:moveToRangeStart w:id="1497" w:author="eduardo.pichler" w:date="2010-08-23T10:15:00Z" w:name="move270321845"/>
      <w:moveTo w:id="1498" w:author="eduardo.pichler" w:date="2010-08-23T10:15:00Z">
        <w:r>
          <w:rPr>
            <w:noProof/>
          </w:rPr>
          <w:drawing>
            <wp:inline distT="0" distB="0" distL="0" distR="0">
              <wp:extent cx="4051800" cy="3414240"/>
              <wp:effectExtent l="0" t="0" r="0" b="0"/>
              <wp:docPr id="66" name="figura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alphaModFix/>
                        <a:lum/>
                      </a:blip>
                      <a:srcRect/>
                      <a:stretch>
                        <a:fillRect/>
                      </a:stretch>
                    </pic:blipFill>
                    <pic:spPr>
                      <a:xfrm>
                        <a:off x="0" y="0"/>
                        <a:ext cx="4051800" cy="3414240"/>
                      </a:xfrm>
                      <a:prstGeom prst="rect">
                        <a:avLst/>
                      </a:prstGeom>
                      <a:noFill/>
                      <a:ln>
                        <a:noFill/>
                        <a:prstDash/>
                      </a:ln>
                    </pic:spPr>
                  </pic:pic>
                </a:graphicData>
              </a:graphic>
            </wp:inline>
          </w:drawing>
        </w:r>
      </w:moveTo>
      <w:moveToRangeEnd w:id="1497"/>
    </w:p>
    <w:p w:rsidR="00DD7857" w:rsidRDefault="001263F2" w:rsidP="001263F2">
      <w:pPr>
        <w:pStyle w:val="Legenda"/>
        <w:jc w:val="center"/>
        <w:pPrChange w:id="1499" w:author="eduardo.pichler" w:date="2010-08-23T10:15:00Z">
          <w:pPr>
            <w:pStyle w:val="Textbody"/>
          </w:pPr>
        </w:pPrChange>
      </w:pPr>
      <w:ins w:id="1500" w:author="eduardo.pichler" w:date="2010-08-23T10:15:00Z">
        <w:r>
          <w:t xml:space="preserve">Figura </w:t>
        </w:r>
        <w:r>
          <w:fldChar w:fldCharType="begin"/>
        </w:r>
        <w:r>
          <w:instrText xml:space="preserve"> SEQ Figura \* ARABIC </w:instrText>
        </w:r>
      </w:ins>
      <w:r>
        <w:fldChar w:fldCharType="separate"/>
      </w:r>
      <w:ins w:id="1501" w:author="eduardo.pichler" w:date="2010-08-23T10:33:00Z">
        <w:r w:rsidR="00DF598C">
          <w:rPr>
            <w:noProof/>
          </w:rPr>
          <w:t>21</w:t>
        </w:r>
      </w:ins>
      <w:ins w:id="1502" w:author="eduardo.pichler" w:date="2010-08-23T10:15:00Z">
        <w:r>
          <w:fldChar w:fldCharType="end"/>
        </w:r>
        <w:r>
          <w:t xml:space="preserve">: </w:t>
        </w:r>
        <w:r w:rsidRPr="002E73A9">
          <w:t xml:space="preserve"> Tela de inclusão ou edição de Produto</w:t>
        </w:r>
      </w:ins>
    </w:p>
    <w:p w:rsidR="00DD7857" w:rsidRDefault="008A7D50">
      <w:pPr>
        <w:pStyle w:val="Textbody"/>
      </w:pPr>
      <w:r>
        <w:t xml:space="preserve">Assim que for preenchido os valores e clicado em salvar, alguns processos de validação serão feitos. Abaixo o </w:t>
      </w:r>
      <w:r>
        <w:rPr>
          <w:i/>
          <w:iCs/>
        </w:rPr>
        <w:t>JPanel</w:t>
      </w:r>
      <w:r>
        <w:t xml:space="preserve"> que está dentro do </w:t>
      </w:r>
      <w:r>
        <w:rPr>
          <w:i/>
          <w:iCs/>
        </w:rPr>
        <w:t>dialog</w:t>
      </w:r>
      <w:r>
        <w:t>, responsável pelo atributo produto, e um objeto reaproveitável.</w:t>
      </w:r>
    </w:p>
    <w:p w:rsidR="00DD7857" w:rsidRDefault="008A7D50">
      <w:pPr>
        <w:pStyle w:val="PreformattedText"/>
      </w:pPr>
      <w:bookmarkStart w:id="1503" w:name="282"/>
      <w:r>
        <w:t xml:space="preserve"> </w:t>
      </w:r>
      <w:bookmarkEnd w:id="1503"/>
    </w:p>
    <w:p w:rsidR="00DD7857" w:rsidRPr="005A5400" w:rsidRDefault="008A7D50">
      <w:pPr>
        <w:pStyle w:val="PreformattedText"/>
        <w:jc w:val="left"/>
        <w:rPr>
          <w:lang w:val="en-US"/>
          <w:rPrChange w:id="1504" w:author="eduardo.pichler" w:date="2010-08-23T09:47:00Z">
            <w:rPr/>
          </w:rPrChange>
        </w:rPr>
      </w:pPr>
      <w:r>
        <w:t xml:space="preserve"> </w:t>
      </w:r>
      <w:r w:rsidRPr="005A5400">
        <w:rPr>
          <w:lang w:val="en-US"/>
          <w:rPrChange w:id="1505" w:author="eduardo.pichler" w:date="2010-08-23T09:47:00Z">
            <w:rPr/>
          </w:rPrChange>
        </w:rPr>
        <w:t>28  public class JPanelProduto extends JPanel{</w:t>
      </w:r>
    </w:p>
    <w:p w:rsidR="00DD7857" w:rsidRDefault="008A7D50">
      <w:pPr>
        <w:pStyle w:val="PreformattedText"/>
        <w:jc w:val="left"/>
      </w:pPr>
      <w:bookmarkStart w:id="1506" w:name="292"/>
      <w:r w:rsidRPr="005A5400">
        <w:rPr>
          <w:lang w:val="en-US"/>
          <w:rPrChange w:id="1507" w:author="eduardo.pichler" w:date="2010-08-23T09:47:00Z">
            <w:rPr/>
          </w:rPrChange>
        </w:rPr>
        <w:t xml:space="preserve"> </w:t>
      </w:r>
      <w:bookmarkEnd w:id="1506"/>
      <w:r>
        <w:t>29      private Produto produto;</w:t>
      </w:r>
    </w:p>
    <w:p w:rsidR="00DD7857" w:rsidRDefault="008A7D50">
      <w:pPr>
        <w:pStyle w:val="PreformattedText"/>
        <w:jc w:val="left"/>
      </w:pPr>
      <w:bookmarkStart w:id="1508" w:name="302"/>
      <w:r>
        <w:t xml:space="preserve"> </w:t>
      </w:r>
      <w:bookmarkEnd w:id="1508"/>
      <w:r>
        <w:t>30      private JLabel jLabelProduto = new JLabel();</w:t>
      </w:r>
    </w:p>
    <w:p w:rsidR="00DD7857" w:rsidRPr="005A5400" w:rsidRDefault="008A7D50">
      <w:pPr>
        <w:pStyle w:val="PreformattedText"/>
        <w:jc w:val="left"/>
        <w:rPr>
          <w:lang w:val="en-US"/>
          <w:rPrChange w:id="1509" w:author="eduardo.pichler" w:date="2010-08-23T09:47:00Z">
            <w:rPr/>
          </w:rPrChange>
        </w:rPr>
      </w:pPr>
      <w:bookmarkStart w:id="1510" w:name="412"/>
      <w:r w:rsidRPr="005A5400">
        <w:rPr>
          <w:lang w:val="en-US"/>
          <w:rPrChange w:id="1511" w:author="eduardo.pichler" w:date="2010-08-23T09:47:00Z">
            <w:rPr/>
          </w:rPrChange>
        </w:rPr>
        <w:t>........</w:t>
      </w:r>
      <w:bookmarkEnd w:id="1510"/>
    </w:p>
    <w:p w:rsidR="00DD7857" w:rsidRPr="005A5400" w:rsidRDefault="008A7D50">
      <w:pPr>
        <w:pStyle w:val="PreformattedText"/>
        <w:jc w:val="left"/>
        <w:rPr>
          <w:lang w:val="en-US"/>
          <w:rPrChange w:id="1512" w:author="eduardo.pichler" w:date="2010-08-23T09:47:00Z">
            <w:rPr/>
          </w:rPrChange>
        </w:rPr>
      </w:pPr>
      <w:bookmarkStart w:id="1513" w:name="572"/>
      <w:r w:rsidRPr="005A5400">
        <w:rPr>
          <w:lang w:val="en-US"/>
          <w:rPrChange w:id="1514" w:author="eduardo.pichler" w:date="2010-08-23T09:47:00Z">
            <w:rPr/>
          </w:rPrChange>
        </w:rPr>
        <w:t xml:space="preserve"> </w:t>
      </w:r>
      <w:bookmarkEnd w:id="1513"/>
      <w:r w:rsidRPr="005A5400">
        <w:rPr>
          <w:lang w:val="en-US"/>
          <w:rPrChange w:id="1515" w:author="eduardo.pichler" w:date="2010-08-23T09:47:00Z">
            <w:rPr/>
          </w:rPrChange>
        </w:rPr>
        <w:t>57      public Produto getProduto() throws ValidationException{</w:t>
      </w:r>
    </w:p>
    <w:p w:rsidR="00DD7857" w:rsidRPr="005A5400" w:rsidRDefault="008A7D50">
      <w:pPr>
        <w:pStyle w:val="PreformattedText"/>
        <w:rPr>
          <w:lang w:val="en-US"/>
          <w:rPrChange w:id="1516" w:author="eduardo.pichler" w:date="2010-08-23T09:47:00Z">
            <w:rPr/>
          </w:rPrChange>
        </w:rPr>
      </w:pPr>
      <w:bookmarkStart w:id="1517" w:name="582"/>
      <w:r w:rsidRPr="005A5400">
        <w:rPr>
          <w:lang w:val="en-US"/>
          <w:rPrChange w:id="1518" w:author="eduardo.pichler" w:date="2010-08-23T09:47:00Z">
            <w:rPr/>
          </w:rPrChange>
        </w:rPr>
        <w:t xml:space="preserve"> </w:t>
      </w:r>
      <w:bookmarkEnd w:id="1517"/>
      <w:r w:rsidRPr="005A5400">
        <w:rPr>
          <w:lang w:val="en-US"/>
          <w:rPrChange w:id="1519" w:author="eduardo.pichler" w:date="2010-08-23T09:47:00Z">
            <w:rPr/>
          </w:rPrChange>
        </w:rPr>
        <w:t>58          String nome = this.jTextField1.getText().trim();</w:t>
      </w:r>
    </w:p>
    <w:p w:rsidR="00DD7857" w:rsidRPr="005A5400" w:rsidRDefault="008A7D50">
      <w:pPr>
        <w:pStyle w:val="PreformattedText"/>
        <w:rPr>
          <w:lang w:val="en-US"/>
          <w:rPrChange w:id="1520" w:author="eduardo.pichler" w:date="2010-08-23T09:47:00Z">
            <w:rPr/>
          </w:rPrChange>
        </w:rPr>
      </w:pPr>
      <w:bookmarkStart w:id="1521" w:name="593"/>
      <w:r w:rsidRPr="005A5400">
        <w:rPr>
          <w:lang w:val="en-US"/>
          <w:rPrChange w:id="1522" w:author="eduardo.pichler" w:date="2010-08-23T09:47:00Z">
            <w:rPr/>
          </w:rPrChange>
        </w:rPr>
        <w:t xml:space="preserve"> </w:t>
      </w:r>
      <w:bookmarkEnd w:id="1521"/>
      <w:r w:rsidRPr="005A5400">
        <w:rPr>
          <w:lang w:val="en-US"/>
          <w:rPrChange w:id="1523" w:author="eduardo.pichler" w:date="2010-08-23T09:47:00Z">
            <w:rPr/>
          </w:rPrChange>
        </w:rPr>
        <w:t>59          int qut = 3;</w:t>
      </w:r>
    </w:p>
    <w:p w:rsidR="00DD7857" w:rsidRPr="005A5400" w:rsidRDefault="008A7D50">
      <w:pPr>
        <w:pStyle w:val="PreformattedText"/>
        <w:rPr>
          <w:lang w:val="en-US"/>
          <w:rPrChange w:id="1524" w:author="eduardo.pichler" w:date="2010-08-23T09:47:00Z">
            <w:rPr/>
          </w:rPrChange>
        </w:rPr>
      </w:pPr>
      <w:bookmarkStart w:id="1525" w:name="603"/>
      <w:r w:rsidRPr="005A5400">
        <w:rPr>
          <w:lang w:val="en-US"/>
          <w:rPrChange w:id="1526" w:author="eduardo.pichler" w:date="2010-08-23T09:47:00Z">
            <w:rPr/>
          </w:rPrChange>
        </w:rPr>
        <w:t xml:space="preserve"> </w:t>
      </w:r>
      <w:bookmarkEnd w:id="1525"/>
      <w:r w:rsidRPr="005A5400">
        <w:rPr>
          <w:lang w:val="en-US"/>
          <w:rPrChange w:id="1527" w:author="eduardo.pichler" w:date="2010-08-23T09:47:00Z">
            <w:rPr/>
          </w:rPrChange>
        </w:rPr>
        <w:t>60          if(nome == null || nome.length() &lt; qut){</w:t>
      </w:r>
    </w:p>
    <w:p w:rsidR="00DD7857" w:rsidRPr="005A5400" w:rsidRDefault="008A7D50">
      <w:pPr>
        <w:pStyle w:val="PreformattedText"/>
        <w:rPr>
          <w:lang w:val="en-US"/>
          <w:rPrChange w:id="1528" w:author="eduardo.pichler" w:date="2010-08-23T09:47:00Z">
            <w:rPr/>
          </w:rPrChange>
        </w:rPr>
      </w:pPr>
      <w:bookmarkStart w:id="1529" w:name="612"/>
      <w:r w:rsidRPr="005A5400">
        <w:rPr>
          <w:lang w:val="en-US"/>
          <w:rPrChange w:id="1530" w:author="eduardo.pichler" w:date="2010-08-23T09:47:00Z">
            <w:rPr/>
          </w:rPrChange>
        </w:rPr>
        <w:t xml:space="preserve"> </w:t>
      </w:r>
      <w:bookmarkEnd w:id="1529"/>
      <w:r w:rsidRPr="005A5400">
        <w:rPr>
          <w:lang w:val="en-US"/>
          <w:rPrChange w:id="1531" w:author="eduardo.pichler" w:date="2010-08-23T09:47:00Z">
            <w:rPr/>
          </w:rPrChange>
        </w:rPr>
        <w:t>61              throw new ValidationException("Digite um " +</w:t>
      </w:r>
    </w:p>
    <w:p w:rsidR="00DD7857" w:rsidRDefault="008A7D50">
      <w:pPr>
        <w:pStyle w:val="PreformattedText"/>
      </w:pPr>
      <w:bookmarkStart w:id="1532" w:name="622"/>
      <w:r w:rsidRPr="005A5400">
        <w:rPr>
          <w:lang w:val="en-US"/>
          <w:rPrChange w:id="1533" w:author="eduardo.pichler" w:date="2010-08-23T09:47:00Z">
            <w:rPr/>
          </w:rPrChange>
        </w:rPr>
        <w:t xml:space="preserve"> </w:t>
      </w:r>
      <w:bookmarkEnd w:id="1532"/>
      <w:r>
        <w:t>62              "produto com mais de " + qut + " caracteres.");</w:t>
      </w:r>
    </w:p>
    <w:p w:rsidR="00DD7857" w:rsidRDefault="008A7D50">
      <w:pPr>
        <w:pStyle w:val="PreformattedText"/>
      </w:pPr>
      <w:bookmarkStart w:id="1534" w:name="631"/>
      <w:r>
        <w:t xml:space="preserve"> </w:t>
      </w:r>
      <w:bookmarkEnd w:id="1534"/>
      <w:r>
        <w:t>63          }</w:t>
      </w:r>
    </w:p>
    <w:p w:rsidR="00DD7857" w:rsidRDefault="008A7D50">
      <w:pPr>
        <w:pStyle w:val="PreformattedText"/>
      </w:pPr>
      <w:bookmarkStart w:id="1535" w:name="641"/>
      <w:r>
        <w:t xml:space="preserve"> </w:t>
      </w:r>
      <w:bookmarkEnd w:id="1535"/>
      <w:r>
        <w:t>64          if(produto == null){</w:t>
      </w:r>
    </w:p>
    <w:p w:rsidR="00DD7857" w:rsidRDefault="008A7D50">
      <w:pPr>
        <w:pStyle w:val="PreformattedText"/>
      </w:pPr>
      <w:bookmarkStart w:id="1536" w:name="652"/>
      <w:r>
        <w:t xml:space="preserve"> </w:t>
      </w:r>
      <w:bookmarkEnd w:id="1536"/>
      <w:r>
        <w:t>65              produto = new Produto();</w:t>
      </w:r>
    </w:p>
    <w:p w:rsidR="00DD7857" w:rsidRPr="005A5400" w:rsidRDefault="008A7D50">
      <w:pPr>
        <w:pStyle w:val="PreformattedText"/>
        <w:rPr>
          <w:lang w:val="en-US"/>
          <w:rPrChange w:id="1537" w:author="eduardo.pichler" w:date="2010-08-23T09:47:00Z">
            <w:rPr/>
          </w:rPrChange>
        </w:rPr>
      </w:pPr>
      <w:bookmarkStart w:id="1538" w:name="663"/>
      <w:r>
        <w:t xml:space="preserve"> </w:t>
      </w:r>
      <w:bookmarkEnd w:id="1538"/>
      <w:r w:rsidRPr="005A5400">
        <w:rPr>
          <w:lang w:val="en-US"/>
          <w:rPrChange w:id="1539" w:author="eduardo.pichler" w:date="2010-08-23T09:47:00Z">
            <w:rPr/>
          </w:rPrChange>
        </w:rPr>
        <w:t>66          }</w:t>
      </w:r>
    </w:p>
    <w:p w:rsidR="00DD7857" w:rsidRPr="005A5400" w:rsidRDefault="008A7D50">
      <w:pPr>
        <w:pStyle w:val="PreformattedText"/>
        <w:rPr>
          <w:lang w:val="en-US"/>
          <w:rPrChange w:id="1540" w:author="eduardo.pichler" w:date="2010-08-23T09:47:00Z">
            <w:rPr/>
          </w:rPrChange>
        </w:rPr>
      </w:pPr>
      <w:bookmarkStart w:id="1541" w:name="672"/>
      <w:r w:rsidRPr="005A5400">
        <w:rPr>
          <w:lang w:val="en-US"/>
          <w:rPrChange w:id="1542" w:author="eduardo.pichler" w:date="2010-08-23T09:47:00Z">
            <w:rPr/>
          </w:rPrChange>
        </w:rPr>
        <w:t xml:space="preserve"> </w:t>
      </w:r>
      <w:bookmarkEnd w:id="1541"/>
      <w:r w:rsidRPr="005A5400">
        <w:rPr>
          <w:lang w:val="en-US"/>
          <w:rPrChange w:id="1543" w:author="eduardo.pichler" w:date="2010-08-23T09:47:00Z">
            <w:rPr/>
          </w:rPrChange>
        </w:rPr>
        <w:t>67          long preco = Long.valueOf(</w:t>
      </w:r>
    </w:p>
    <w:p w:rsidR="00DD7857" w:rsidRPr="005A5400" w:rsidRDefault="008A7D50">
      <w:pPr>
        <w:pStyle w:val="PreformattedText"/>
        <w:rPr>
          <w:lang w:val="en-US"/>
          <w:rPrChange w:id="1544" w:author="eduardo.pichler" w:date="2010-08-23T09:47:00Z">
            <w:rPr/>
          </w:rPrChange>
        </w:rPr>
      </w:pPr>
      <w:bookmarkStart w:id="1545" w:name="682"/>
      <w:r w:rsidRPr="005A5400">
        <w:rPr>
          <w:lang w:val="en-US"/>
          <w:rPrChange w:id="1546" w:author="eduardo.pichler" w:date="2010-08-23T09:47:00Z">
            <w:rPr/>
          </w:rPrChange>
        </w:rPr>
        <w:t xml:space="preserve"> </w:t>
      </w:r>
      <w:bookmarkEnd w:id="1545"/>
      <w:r w:rsidRPr="005A5400">
        <w:rPr>
          <w:lang w:val="en-US"/>
          <w:rPrChange w:id="1547" w:author="eduardo.pichler" w:date="2010-08-23T09:47:00Z">
            <w:rPr/>
          </w:rPrChange>
        </w:rPr>
        <w:t>68              jTextFieldPreco.getText().toString() );</w:t>
      </w:r>
    </w:p>
    <w:p w:rsidR="00DD7857" w:rsidRDefault="008A7D50">
      <w:pPr>
        <w:pStyle w:val="PreformattedText"/>
      </w:pPr>
      <w:bookmarkStart w:id="1548" w:name="692"/>
      <w:r w:rsidRPr="005A5400">
        <w:rPr>
          <w:lang w:val="en-US"/>
          <w:rPrChange w:id="1549" w:author="eduardo.pichler" w:date="2010-08-23T09:47:00Z">
            <w:rPr/>
          </w:rPrChange>
        </w:rPr>
        <w:t xml:space="preserve"> </w:t>
      </w:r>
      <w:bookmarkEnd w:id="1548"/>
      <w:r>
        <w:t>69          produto.setNome(nome);</w:t>
      </w:r>
    </w:p>
    <w:p w:rsidR="00DD7857" w:rsidRDefault="008A7D50">
      <w:pPr>
        <w:pStyle w:val="PreformattedText"/>
      </w:pPr>
      <w:bookmarkStart w:id="1550" w:name="702"/>
      <w:r>
        <w:t xml:space="preserve"> </w:t>
      </w:r>
      <w:bookmarkEnd w:id="1550"/>
      <w:r>
        <w:t>70          produto.setPrecoVenda(preco);</w:t>
      </w:r>
    </w:p>
    <w:p w:rsidR="00DD7857" w:rsidRDefault="008A7D50">
      <w:pPr>
        <w:pStyle w:val="PreformattedText"/>
      </w:pPr>
      <w:bookmarkStart w:id="1551" w:name="712"/>
      <w:r>
        <w:t xml:space="preserve"> </w:t>
      </w:r>
      <w:bookmarkEnd w:id="1551"/>
      <w:r>
        <w:t>71          produto.setFabricante(jTextFieldFab.getText().trim());</w:t>
      </w:r>
    </w:p>
    <w:p w:rsidR="00DD7857" w:rsidRDefault="008A7D50">
      <w:pPr>
        <w:pStyle w:val="PreformattedText"/>
      </w:pPr>
      <w:bookmarkStart w:id="1552" w:name="722"/>
      <w:r>
        <w:t xml:space="preserve"> </w:t>
      </w:r>
      <w:bookmarkEnd w:id="1552"/>
      <w:r>
        <w:t>72          produto.setUsuario(Application.getUsuarioLogado());</w:t>
      </w:r>
    </w:p>
    <w:p w:rsidR="00DD7857" w:rsidRDefault="008A7D50">
      <w:pPr>
        <w:pStyle w:val="PreformattedText"/>
      </w:pPr>
      <w:bookmarkStart w:id="1553" w:name="732"/>
      <w:r>
        <w:lastRenderedPageBreak/>
        <w:t xml:space="preserve"> </w:t>
      </w:r>
      <w:bookmarkEnd w:id="1553"/>
      <w:r>
        <w:t>73          produto.setFornecedores(panelForn.getFornecedores());</w:t>
      </w:r>
    </w:p>
    <w:p w:rsidR="00DD7857" w:rsidRDefault="008A7D50">
      <w:pPr>
        <w:pStyle w:val="PreformattedText"/>
      </w:pPr>
      <w:bookmarkStart w:id="1554" w:name="741"/>
      <w:r>
        <w:t xml:space="preserve"> </w:t>
      </w:r>
      <w:bookmarkEnd w:id="1554"/>
      <w:r>
        <w:t>74          produto.setCategoriaProduto(</w:t>
      </w:r>
    </w:p>
    <w:p w:rsidR="00DD7857" w:rsidRDefault="008A7D50">
      <w:pPr>
        <w:pStyle w:val="PreformattedText"/>
      </w:pPr>
      <w:bookmarkStart w:id="1555" w:name="752"/>
      <w:r>
        <w:t xml:space="preserve"> </w:t>
      </w:r>
      <w:bookmarkEnd w:id="1555"/>
      <w:r>
        <w:t>75              comboCategoriaProduto1.getCategoriaProduto());</w:t>
      </w:r>
    </w:p>
    <w:p w:rsidR="00DD7857" w:rsidRDefault="008A7D50">
      <w:pPr>
        <w:pStyle w:val="PreformattedText"/>
      </w:pPr>
      <w:bookmarkStart w:id="1556" w:name="763"/>
      <w:r>
        <w:t xml:space="preserve"> </w:t>
      </w:r>
      <w:bookmarkEnd w:id="1556"/>
      <w:r>
        <w:t>76          return produto;</w:t>
      </w:r>
    </w:p>
    <w:p w:rsidR="00DD7857" w:rsidRDefault="008A7D50">
      <w:pPr>
        <w:pStyle w:val="PreformattedText"/>
        <w:spacing w:after="283"/>
      </w:pPr>
      <w:bookmarkStart w:id="1557" w:name="771"/>
      <w:r>
        <w:t xml:space="preserve"> </w:t>
      </w:r>
      <w:bookmarkEnd w:id="1557"/>
      <w:r>
        <w:t>77      }</w:t>
      </w:r>
    </w:p>
    <w:p w:rsidR="00DD7857" w:rsidRDefault="008A7D50">
      <w:pPr>
        <w:pStyle w:val="Textbody"/>
      </w:pPr>
      <w:r>
        <w:t xml:space="preserve">Na linha 60, caso o valor digitado no nome do produto ter menos de três caracteres, será lançada uma exceção do tipo </w:t>
      </w:r>
      <w:r>
        <w:rPr>
          <w:i/>
          <w:iCs/>
        </w:rPr>
        <w:t>ValidationException</w:t>
      </w:r>
      <w:r>
        <w:t xml:space="preserve">. Essa exceção foi criada como filha de </w:t>
      </w:r>
      <w:r>
        <w:rPr>
          <w:i/>
          <w:iCs/>
        </w:rPr>
        <w:t>java.lang.Exception</w:t>
      </w:r>
      <w:r>
        <w:t>.</w:t>
      </w:r>
    </w:p>
    <w:p w:rsidR="00DD7857" w:rsidRDefault="008A7D50">
      <w:pPr>
        <w:pStyle w:val="Textbody"/>
      </w:pPr>
      <w:r>
        <w:t xml:space="preserve">Como dito antes, este JPanelProduto está como atributo de uma classe </w:t>
      </w:r>
      <w:r>
        <w:rPr>
          <w:i/>
          <w:iCs/>
        </w:rPr>
        <w:t>dialog</w:t>
      </w:r>
      <w:r>
        <w:t xml:space="preserve">, que faz os tratamentos dos erros de validação. Essa classe tem um evento à parte com a mesma funcionalidade que </w:t>
      </w:r>
      <w:r>
        <w:rPr>
          <w:i/>
          <w:iCs/>
        </w:rPr>
        <w:t>ActionListener</w:t>
      </w:r>
      <w:r>
        <w:t xml:space="preserve"> do Java, porém customizada. Em resumo, o evento dela </w:t>
      </w:r>
      <w:r>
        <w:rPr>
          <w:i/>
          <w:iCs/>
        </w:rPr>
        <w:t>doAfterClick</w:t>
      </w:r>
      <w:r>
        <w:t xml:space="preserve"> é chamado assim que for clicado em salvar:</w:t>
      </w:r>
    </w:p>
    <w:p w:rsidR="00DD7857" w:rsidRDefault="00DD7857">
      <w:pPr>
        <w:pStyle w:val="PreformattedText"/>
      </w:pPr>
    </w:p>
    <w:p w:rsidR="00DD7857" w:rsidRPr="005A5400" w:rsidRDefault="008A7D50">
      <w:pPr>
        <w:pStyle w:val="PreformattedText"/>
        <w:rPr>
          <w:lang w:val="en-US"/>
          <w:rPrChange w:id="1558" w:author="eduardo.pichler" w:date="2010-08-23T09:47:00Z">
            <w:rPr/>
          </w:rPrChange>
        </w:rPr>
      </w:pPr>
      <w:bookmarkStart w:id="1559" w:name="1610"/>
      <w:r w:rsidRPr="005A5400">
        <w:rPr>
          <w:lang w:val="en-US"/>
          <w:rPrChange w:id="1560" w:author="eduardo.pichler" w:date="2010-08-23T09:47:00Z">
            <w:rPr/>
          </w:rPrChange>
        </w:rPr>
        <w:t xml:space="preserve">16 </w:t>
      </w:r>
      <w:bookmarkEnd w:id="1559"/>
      <w:r w:rsidRPr="005A5400">
        <w:rPr>
          <w:lang w:val="en-US"/>
          <w:rPrChange w:id="1561" w:author="eduardo.pichler" w:date="2010-08-23T09:47:00Z">
            <w:rPr/>
          </w:rPrChange>
        </w:rPr>
        <w:t xml:space="preserve"> public class SalvarProdutoListAdapter implements SavePressListener{</w:t>
      </w:r>
    </w:p>
    <w:p w:rsidR="00DD7857" w:rsidRPr="005A5400" w:rsidRDefault="008A7D50">
      <w:pPr>
        <w:pStyle w:val="PreformattedText"/>
        <w:rPr>
          <w:lang w:val="en-US"/>
          <w:rPrChange w:id="1562" w:author="eduardo.pichler" w:date="2010-08-23T09:47:00Z">
            <w:rPr/>
          </w:rPrChange>
        </w:rPr>
      </w:pPr>
      <w:bookmarkStart w:id="1563" w:name="1710"/>
      <w:r w:rsidRPr="005A5400">
        <w:rPr>
          <w:lang w:val="en-US"/>
          <w:rPrChange w:id="1564" w:author="eduardo.pichler" w:date="2010-08-23T09:47:00Z">
            <w:rPr/>
          </w:rPrChange>
        </w:rPr>
        <w:t xml:space="preserve">17 </w:t>
      </w:r>
      <w:bookmarkEnd w:id="1563"/>
      <w:r w:rsidRPr="005A5400">
        <w:rPr>
          <w:lang w:val="en-US"/>
          <w:rPrChange w:id="1565" w:author="eduardo.pichler" w:date="2010-08-23T09:47:00Z">
            <w:rPr/>
          </w:rPrChange>
        </w:rPr>
        <w:t xml:space="preserve">     private JPanelProduto panel;</w:t>
      </w:r>
    </w:p>
    <w:p w:rsidR="00DD7857" w:rsidRPr="005A5400" w:rsidRDefault="008A7D50">
      <w:pPr>
        <w:pStyle w:val="PreformattedText"/>
        <w:rPr>
          <w:lang w:val="en-US"/>
          <w:rPrChange w:id="1566" w:author="eduardo.pichler" w:date="2010-08-23T09:47:00Z">
            <w:rPr/>
          </w:rPrChange>
        </w:rPr>
      </w:pPr>
      <w:bookmarkStart w:id="1567" w:name="1810"/>
      <w:r w:rsidRPr="005A5400">
        <w:rPr>
          <w:lang w:val="en-US"/>
          <w:rPrChange w:id="1568" w:author="eduardo.pichler" w:date="2010-08-23T09:47:00Z">
            <w:rPr/>
          </w:rPrChange>
        </w:rPr>
        <w:t xml:space="preserve">18 </w:t>
      </w:r>
      <w:bookmarkEnd w:id="1567"/>
      <w:r w:rsidRPr="005A5400">
        <w:rPr>
          <w:lang w:val="en-US"/>
          <w:rPrChange w:id="1569" w:author="eduardo.pichler" w:date="2010-08-23T09:47:00Z">
            <w:rPr/>
          </w:rPrChange>
        </w:rPr>
        <w:t xml:space="preserve">     private Logger log = Logger.getLogger(this.getClass());</w:t>
      </w:r>
    </w:p>
    <w:p w:rsidR="00DD7857" w:rsidRDefault="008A7D50">
      <w:pPr>
        <w:pStyle w:val="PreformattedText"/>
      </w:pPr>
      <w:bookmarkStart w:id="1570" w:name="1931"/>
      <w:bookmarkStart w:id="1571" w:name="193"/>
      <w:r>
        <w:t xml:space="preserve">19 </w:t>
      </w:r>
      <w:bookmarkEnd w:id="1570"/>
      <w:bookmarkEnd w:id="1571"/>
      <w:r>
        <w:t xml:space="preserve">     private JDialogProduto dialog;</w:t>
      </w:r>
    </w:p>
    <w:p w:rsidR="00DD7857" w:rsidRDefault="008A7D50">
      <w:pPr>
        <w:pStyle w:val="PreformattedText"/>
      </w:pPr>
      <w:bookmarkStart w:id="1572" w:name="202"/>
      <w:r>
        <w:t xml:space="preserve">20 </w:t>
      </w:r>
      <w:bookmarkEnd w:id="1572"/>
      <w:r>
        <w:t xml:space="preserve">     public SalvarProdutoListAdapter(JDialogProduto _dialog){</w:t>
      </w:r>
    </w:p>
    <w:p w:rsidR="00DD7857" w:rsidRDefault="008A7D50">
      <w:pPr>
        <w:pStyle w:val="PreformattedText"/>
      </w:pPr>
      <w:bookmarkStart w:id="1573" w:name="212"/>
      <w:r>
        <w:t xml:space="preserve">21 </w:t>
      </w:r>
      <w:bookmarkEnd w:id="1573"/>
      <w:r>
        <w:t xml:space="preserve">         panel = _dialog.getPanelProduto();</w:t>
      </w:r>
    </w:p>
    <w:p w:rsidR="00DD7857" w:rsidRDefault="008A7D50">
      <w:pPr>
        <w:pStyle w:val="PreformattedText"/>
      </w:pPr>
      <w:bookmarkStart w:id="1574" w:name="222"/>
      <w:r>
        <w:t xml:space="preserve">22 </w:t>
      </w:r>
      <w:bookmarkEnd w:id="1574"/>
      <w:r>
        <w:t xml:space="preserve">         this.dialog = _dialog;</w:t>
      </w:r>
    </w:p>
    <w:p w:rsidR="00DD7857" w:rsidRPr="005A5400" w:rsidRDefault="008A7D50">
      <w:pPr>
        <w:pStyle w:val="PreformattedText"/>
        <w:rPr>
          <w:lang w:val="en-US"/>
          <w:rPrChange w:id="1575" w:author="eduardo.pichler" w:date="2010-08-23T09:47:00Z">
            <w:rPr/>
          </w:rPrChange>
        </w:rPr>
      </w:pPr>
      <w:bookmarkStart w:id="1576" w:name="231"/>
      <w:r w:rsidRPr="005A5400">
        <w:rPr>
          <w:lang w:val="en-US"/>
          <w:rPrChange w:id="1577" w:author="eduardo.pichler" w:date="2010-08-23T09:47:00Z">
            <w:rPr/>
          </w:rPrChange>
        </w:rPr>
        <w:t xml:space="preserve">23 </w:t>
      </w:r>
      <w:bookmarkEnd w:id="1576"/>
      <w:r w:rsidRPr="005A5400">
        <w:rPr>
          <w:lang w:val="en-US"/>
          <w:rPrChange w:id="1578" w:author="eduardo.pichler" w:date="2010-08-23T09:47:00Z">
            <w:rPr/>
          </w:rPrChange>
        </w:rPr>
        <w:t xml:space="preserve">     }</w:t>
      </w:r>
    </w:p>
    <w:p w:rsidR="00DD7857" w:rsidRPr="005A5400" w:rsidRDefault="008A7D50">
      <w:pPr>
        <w:pStyle w:val="PreformattedText"/>
        <w:rPr>
          <w:lang w:val="en-US"/>
          <w:rPrChange w:id="1579" w:author="eduardo.pichler" w:date="2010-08-23T09:47:00Z">
            <w:rPr/>
          </w:rPrChange>
        </w:rPr>
      </w:pPr>
      <w:bookmarkStart w:id="1580" w:name="242"/>
      <w:r w:rsidRPr="005A5400">
        <w:rPr>
          <w:lang w:val="en-US"/>
          <w:rPrChange w:id="1581" w:author="eduardo.pichler" w:date="2010-08-23T09:47:00Z">
            <w:rPr/>
          </w:rPrChange>
        </w:rPr>
        <w:t xml:space="preserve">24 </w:t>
      </w:r>
      <w:bookmarkEnd w:id="1580"/>
      <w:r w:rsidRPr="005A5400">
        <w:rPr>
          <w:lang w:val="en-US"/>
          <w:rPrChange w:id="1582" w:author="eduardo.pichler" w:date="2010-08-23T09:47:00Z">
            <w:rPr/>
          </w:rPrChange>
        </w:rPr>
        <w:t xml:space="preserve"> </w:t>
      </w:r>
    </w:p>
    <w:p w:rsidR="00DD7857" w:rsidRPr="005A5400" w:rsidRDefault="008A7D50">
      <w:pPr>
        <w:pStyle w:val="PreformattedText"/>
        <w:rPr>
          <w:lang w:val="en-US"/>
          <w:rPrChange w:id="1583" w:author="eduardo.pichler" w:date="2010-08-23T09:47:00Z">
            <w:rPr/>
          </w:rPrChange>
        </w:rPr>
      </w:pPr>
      <w:bookmarkStart w:id="1584" w:name="252"/>
      <w:r w:rsidRPr="005A5400">
        <w:rPr>
          <w:lang w:val="en-US"/>
          <w:rPrChange w:id="1585" w:author="eduardo.pichler" w:date="2010-08-23T09:47:00Z">
            <w:rPr/>
          </w:rPrChange>
        </w:rPr>
        <w:t xml:space="preserve">25 </w:t>
      </w:r>
      <w:bookmarkEnd w:id="1584"/>
      <w:r w:rsidRPr="005A5400">
        <w:rPr>
          <w:lang w:val="en-US"/>
          <w:rPrChange w:id="1586" w:author="eduardo.pichler" w:date="2010-08-23T09:47:00Z">
            <w:rPr/>
          </w:rPrChange>
        </w:rPr>
        <w:t xml:space="preserve">     public void doAfterClick(){</w:t>
      </w:r>
    </w:p>
    <w:p w:rsidR="00DD7857" w:rsidRPr="005A5400" w:rsidRDefault="008A7D50">
      <w:pPr>
        <w:pStyle w:val="PreformattedText"/>
        <w:rPr>
          <w:lang w:val="en-US"/>
          <w:rPrChange w:id="1587" w:author="eduardo.pichler" w:date="2010-08-23T09:47:00Z">
            <w:rPr/>
          </w:rPrChange>
        </w:rPr>
      </w:pPr>
      <w:bookmarkStart w:id="1588" w:name="262"/>
      <w:r w:rsidRPr="005A5400">
        <w:rPr>
          <w:lang w:val="en-US"/>
          <w:rPrChange w:id="1589" w:author="eduardo.pichler" w:date="2010-08-23T09:47:00Z">
            <w:rPr/>
          </w:rPrChange>
        </w:rPr>
        <w:t xml:space="preserve">26 </w:t>
      </w:r>
      <w:bookmarkEnd w:id="1588"/>
      <w:r w:rsidRPr="005A5400">
        <w:rPr>
          <w:lang w:val="en-US"/>
          <w:rPrChange w:id="1590" w:author="eduardo.pichler" w:date="2010-08-23T09:47:00Z">
            <w:rPr/>
          </w:rPrChange>
        </w:rPr>
        <w:t xml:space="preserve">         Produto prod;</w:t>
      </w:r>
    </w:p>
    <w:p w:rsidR="00DD7857" w:rsidRPr="005A5400" w:rsidRDefault="008A7D50">
      <w:pPr>
        <w:pStyle w:val="PreformattedText"/>
        <w:rPr>
          <w:lang w:val="en-US"/>
          <w:rPrChange w:id="1591" w:author="eduardo.pichler" w:date="2010-08-23T09:47:00Z">
            <w:rPr/>
          </w:rPrChange>
        </w:rPr>
      </w:pPr>
      <w:bookmarkStart w:id="1592" w:name="272"/>
      <w:r w:rsidRPr="005A5400">
        <w:rPr>
          <w:lang w:val="en-US"/>
          <w:rPrChange w:id="1593" w:author="eduardo.pichler" w:date="2010-08-23T09:47:00Z">
            <w:rPr/>
          </w:rPrChange>
        </w:rPr>
        <w:t xml:space="preserve">27 </w:t>
      </w:r>
      <w:bookmarkEnd w:id="1592"/>
      <w:r w:rsidRPr="005A5400">
        <w:rPr>
          <w:lang w:val="en-US"/>
          <w:rPrChange w:id="1594" w:author="eduardo.pichler" w:date="2010-08-23T09:47:00Z">
            <w:rPr/>
          </w:rPrChange>
        </w:rPr>
        <w:t xml:space="preserve">         try{</w:t>
      </w:r>
    </w:p>
    <w:p w:rsidR="00DD7857" w:rsidRPr="005A5400" w:rsidRDefault="008A7D50">
      <w:pPr>
        <w:pStyle w:val="PreformattedText"/>
        <w:rPr>
          <w:lang w:val="en-US"/>
          <w:rPrChange w:id="1595" w:author="eduardo.pichler" w:date="2010-08-23T09:47:00Z">
            <w:rPr/>
          </w:rPrChange>
        </w:rPr>
      </w:pPr>
      <w:bookmarkStart w:id="1596" w:name="283"/>
      <w:r w:rsidRPr="005A5400">
        <w:rPr>
          <w:lang w:val="en-US"/>
          <w:rPrChange w:id="1597" w:author="eduardo.pichler" w:date="2010-08-23T09:47:00Z">
            <w:rPr/>
          </w:rPrChange>
        </w:rPr>
        <w:t xml:space="preserve">28 </w:t>
      </w:r>
      <w:bookmarkEnd w:id="1596"/>
      <w:r w:rsidRPr="005A5400">
        <w:rPr>
          <w:lang w:val="en-US"/>
          <w:rPrChange w:id="1598" w:author="eduardo.pichler" w:date="2010-08-23T09:47:00Z">
            <w:rPr/>
          </w:rPrChange>
        </w:rPr>
        <w:t xml:space="preserve">             prod = panel.getProduto();</w:t>
      </w:r>
    </w:p>
    <w:p w:rsidR="00DD7857" w:rsidRPr="005A5400" w:rsidRDefault="008A7D50">
      <w:pPr>
        <w:pStyle w:val="PreformattedText"/>
        <w:rPr>
          <w:lang w:val="en-US"/>
          <w:rPrChange w:id="1599" w:author="eduardo.pichler" w:date="2010-08-23T09:47:00Z">
            <w:rPr/>
          </w:rPrChange>
        </w:rPr>
      </w:pPr>
      <w:bookmarkStart w:id="1600" w:name="293"/>
      <w:r w:rsidRPr="005A5400">
        <w:rPr>
          <w:lang w:val="en-US"/>
          <w:rPrChange w:id="1601" w:author="eduardo.pichler" w:date="2010-08-23T09:47:00Z">
            <w:rPr/>
          </w:rPrChange>
        </w:rPr>
        <w:t xml:space="preserve">29 </w:t>
      </w:r>
      <w:bookmarkEnd w:id="1600"/>
      <w:r w:rsidRPr="005A5400">
        <w:rPr>
          <w:lang w:val="en-US"/>
          <w:rPrChange w:id="1602" w:author="eduardo.pichler" w:date="2010-08-23T09:47:00Z">
            <w:rPr/>
          </w:rPrChange>
        </w:rPr>
        <w:t xml:space="preserve">             ProdutoHome home = new ProdutoHome();</w:t>
      </w:r>
    </w:p>
    <w:p w:rsidR="00DD7857" w:rsidRPr="005A5400" w:rsidRDefault="008A7D50">
      <w:pPr>
        <w:pStyle w:val="PreformattedText"/>
        <w:rPr>
          <w:lang w:val="en-US"/>
          <w:rPrChange w:id="1603" w:author="eduardo.pichler" w:date="2010-08-23T09:47:00Z">
            <w:rPr/>
          </w:rPrChange>
        </w:rPr>
      </w:pPr>
      <w:bookmarkStart w:id="1604" w:name="303"/>
      <w:r w:rsidRPr="005A5400">
        <w:rPr>
          <w:lang w:val="en-US"/>
          <w:rPrChange w:id="1605" w:author="eduardo.pichler" w:date="2010-08-23T09:47:00Z">
            <w:rPr/>
          </w:rPrChange>
        </w:rPr>
        <w:t xml:space="preserve">30 </w:t>
      </w:r>
      <w:bookmarkEnd w:id="1604"/>
      <w:r w:rsidRPr="005A5400">
        <w:rPr>
          <w:lang w:val="en-US"/>
          <w:rPrChange w:id="1606" w:author="eduardo.pichler" w:date="2010-08-23T09:47:00Z">
            <w:rPr/>
          </w:rPrChange>
        </w:rPr>
        <w:t xml:space="preserve">             home.saveOrUpdate(prod);</w:t>
      </w:r>
    </w:p>
    <w:p w:rsidR="00DD7857" w:rsidRPr="005A5400" w:rsidRDefault="008A7D50">
      <w:pPr>
        <w:pStyle w:val="PreformattedText"/>
        <w:rPr>
          <w:lang w:val="en-US"/>
          <w:rPrChange w:id="1607" w:author="eduardo.pichler" w:date="2010-08-23T09:47:00Z">
            <w:rPr/>
          </w:rPrChange>
        </w:rPr>
      </w:pPr>
      <w:bookmarkStart w:id="1608" w:name="312"/>
      <w:r w:rsidRPr="005A5400">
        <w:rPr>
          <w:lang w:val="en-US"/>
          <w:rPrChange w:id="1609" w:author="eduardo.pichler" w:date="2010-08-23T09:47:00Z">
            <w:rPr/>
          </w:rPrChange>
        </w:rPr>
        <w:t xml:space="preserve">31 </w:t>
      </w:r>
      <w:bookmarkEnd w:id="1608"/>
      <w:r w:rsidRPr="005A5400">
        <w:rPr>
          <w:lang w:val="en-US"/>
          <w:rPrChange w:id="1610" w:author="eduardo.pichler" w:date="2010-08-23T09:47:00Z">
            <w:rPr/>
          </w:rPrChange>
        </w:rPr>
        <w:t xml:space="preserve">             </w:t>
      </w:r>
    </w:p>
    <w:p w:rsidR="00DD7857" w:rsidRPr="005A5400" w:rsidRDefault="008A7D50">
      <w:pPr>
        <w:pStyle w:val="PreformattedText"/>
        <w:rPr>
          <w:lang w:val="en-US"/>
          <w:rPrChange w:id="1611" w:author="eduardo.pichler" w:date="2010-08-23T09:47:00Z">
            <w:rPr/>
          </w:rPrChange>
        </w:rPr>
      </w:pPr>
      <w:bookmarkStart w:id="1612" w:name="322"/>
      <w:r w:rsidRPr="005A5400">
        <w:rPr>
          <w:lang w:val="en-US"/>
          <w:rPrChange w:id="1613" w:author="eduardo.pichler" w:date="2010-08-23T09:47:00Z">
            <w:rPr/>
          </w:rPrChange>
        </w:rPr>
        <w:t xml:space="preserve">32 </w:t>
      </w:r>
      <w:bookmarkEnd w:id="1612"/>
      <w:r w:rsidRPr="005A5400">
        <w:rPr>
          <w:lang w:val="en-US"/>
          <w:rPrChange w:id="1614" w:author="eduardo.pichler" w:date="2010-08-23T09:47:00Z">
            <w:rPr/>
          </w:rPrChange>
        </w:rPr>
        <w:t xml:space="preserve">             new EvilInformation(panel).</w:t>
      </w:r>
    </w:p>
    <w:p w:rsidR="00DD7857" w:rsidRDefault="008A7D50">
      <w:pPr>
        <w:pStyle w:val="PreformattedText"/>
      </w:pPr>
      <w:bookmarkStart w:id="1615" w:name="333"/>
      <w:r>
        <w:t xml:space="preserve">33 </w:t>
      </w:r>
      <w:bookmarkEnd w:id="1615"/>
      <w:r>
        <w:t xml:space="preserve">                 showMessage("Salvo com sucesso!");</w:t>
      </w:r>
    </w:p>
    <w:p w:rsidR="00DD7857" w:rsidRDefault="008A7D50">
      <w:pPr>
        <w:pStyle w:val="PreformattedText"/>
      </w:pPr>
      <w:bookmarkStart w:id="1616" w:name="343"/>
      <w:r>
        <w:t xml:space="preserve">34 </w:t>
      </w:r>
      <w:bookmarkEnd w:id="1616"/>
      <w:r>
        <w:t xml:space="preserve">             dialog.dispose();</w:t>
      </w:r>
    </w:p>
    <w:p w:rsidR="00DD7857" w:rsidRPr="005A5400" w:rsidRDefault="008A7D50">
      <w:pPr>
        <w:pStyle w:val="PreformattedText"/>
        <w:rPr>
          <w:lang w:val="en-US"/>
          <w:rPrChange w:id="1617" w:author="eduardo.pichler" w:date="2010-08-23T09:47:00Z">
            <w:rPr/>
          </w:rPrChange>
        </w:rPr>
      </w:pPr>
      <w:bookmarkStart w:id="1618" w:name="353"/>
      <w:r w:rsidRPr="005A5400">
        <w:rPr>
          <w:lang w:val="en-US"/>
          <w:rPrChange w:id="1619" w:author="eduardo.pichler" w:date="2010-08-23T09:47:00Z">
            <w:rPr/>
          </w:rPrChange>
        </w:rPr>
        <w:t xml:space="preserve">35 </w:t>
      </w:r>
      <w:bookmarkEnd w:id="1618"/>
      <w:r w:rsidRPr="005A5400">
        <w:rPr>
          <w:lang w:val="en-US"/>
          <w:rPrChange w:id="1620" w:author="eduardo.pichler" w:date="2010-08-23T09:47:00Z">
            <w:rPr/>
          </w:rPrChange>
        </w:rPr>
        <w:t xml:space="preserve">         } catch(ValidationException e){</w:t>
      </w:r>
    </w:p>
    <w:p w:rsidR="00DD7857" w:rsidRPr="005A5400" w:rsidRDefault="008A7D50">
      <w:pPr>
        <w:pStyle w:val="PreformattedText"/>
        <w:rPr>
          <w:lang w:val="en-US"/>
          <w:rPrChange w:id="1621" w:author="eduardo.pichler" w:date="2010-08-23T09:47:00Z">
            <w:rPr/>
          </w:rPrChange>
        </w:rPr>
      </w:pPr>
      <w:bookmarkStart w:id="1622" w:name="363"/>
      <w:r w:rsidRPr="005A5400">
        <w:rPr>
          <w:lang w:val="en-US"/>
          <w:rPrChange w:id="1623" w:author="eduardo.pichler" w:date="2010-08-23T09:47:00Z">
            <w:rPr/>
          </w:rPrChange>
        </w:rPr>
        <w:t xml:space="preserve">36 </w:t>
      </w:r>
      <w:bookmarkEnd w:id="1622"/>
      <w:r w:rsidRPr="005A5400">
        <w:rPr>
          <w:lang w:val="en-US"/>
          <w:rPrChange w:id="1624" w:author="eduardo.pichler" w:date="2010-08-23T09:47:00Z">
            <w:rPr/>
          </w:rPrChange>
        </w:rPr>
        <w:t xml:space="preserve">             log.error(e);</w:t>
      </w:r>
    </w:p>
    <w:p w:rsidR="00DD7857" w:rsidRPr="005A5400" w:rsidRDefault="008A7D50">
      <w:pPr>
        <w:pStyle w:val="PreformattedText"/>
        <w:rPr>
          <w:lang w:val="en-US"/>
          <w:rPrChange w:id="1625" w:author="eduardo.pichler" w:date="2010-08-23T09:47:00Z">
            <w:rPr/>
          </w:rPrChange>
        </w:rPr>
      </w:pPr>
      <w:bookmarkStart w:id="1626" w:name="373"/>
      <w:r w:rsidRPr="005A5400">
        <w:rPr>
          <w:lang w:val="en-US"/>
          <w:rPrChange w:id="1627" w:author="eduardo.pichler" w:date="2010-08-23T09:47:00Z">
            <w:rPr/>
          </w:rPrChange>
        </w:rPr>
        <w:t xml:space="preserve">37 </w:t>
      </w:r>
      <w:bookmarkEnd w:id="1626"/>
      <w:r w:rsidRPr="005A5400">
        <w:rPr>
          <w:lang w:val="en-US"/>
          <w:rPrChange w:id="1628" w:author="eduardo.pichler" w:date="2010-08-23T09:47:00Z">
            <w:rPr/>
          </w:rPrChange>
        </w:rPr>
        <w:t xml:space="preserve">             new EvilError(StartFrame.getCurrentInstance(),</w:t>
      </w:r>
    </w:p>
    <w:p w:rsidR="00DD7857" w:rsidRDefault="008A7D50">
      <w:pPr>
        <w:pStyle w:val="PreformattedText"/>
      </w:pPr>
      <w:bookmarkStart w:id="1629" w:name="382"/>
      <w:r>
        <w:t xml:space="preserve">38 </w:t>
      </w:r>
      <w:bookmarkEnd w:id="1629"/>
      <w:r>
        <w:t xml:space="preserve">                 true,e).setVisible(true);</w:t>
      </w:r>
    </w:p>
    <w:p w:rsidR="00DD7857" w:rsidRDefault="008A7D50">
      <w:pPr>
        <w:pStyle w:val="PreformattedText"/>
      </w:pPr>
      <w:bookmarkStart w:id="1630" w:name="392"/>
      <w:r>
        <w:t xml:space="preserve">39 </w:t>
      </w:r>
      <w:bookmarkEnd w:id="1630"/>
      <w:r>
        <w:t xml:space="preserve">         }</w:t>
      </w:r>
    </w:p>
    <w:p w:rsidR="00DD7857" w:rsidRDefault="008A7D50">
      <w:pPr>
        <w:pStyle w:val="PreformattedText"/>
        <w:spacing w:after="283"/>
      </w:pPr>
      <w:bookmarkStart w:id="1631" w:name="402"/>
      <w:r>
        <w:t xml:space="preserve">40 </w:t>
      </w:r>
      <w:bookmarkEnd w:id="1631"/>
      <w:r>
        <w:t xml:space="preserve">     }</w:t>
      </w:r>
    </w:p>
    <w:p w:rsidR="001263F2" w:rsidRDefault="001263F2">
      <w:pPr>
        <w:pStyle w:val="Textbody"/>
        <w:rPr>
          <w:ins w:id="1632" w:author="eduardo.pichler" w:date="2010-08-23T10:15:00Z"/>
        </w:rPr>
      </w:pPr>
      <w:moveToRangeStart w:id="1633" w:author="eduardo.pichler" w:date="2010-08-23T10:15:00Z" w:name="move270321877"/>
      <w:moveTo w:id="1634" w:author="eduardo.pichler" w:date="2010-08-23T10:15:00Z">
        <w:del w:id="1635" w:author="eduardo.pichler" w:date="2010-08-23T10:16:00Z">
          <w:r w:rsidDel="001263F2">
            <w:rPr>
              <w:noProof/>
            </w:rPr>
            <w:drawing>
              <wp:inline distT="0" distB="0" distL="0" distR="0">
                <wp:extent cx="4129560" cy="3060000"/>
                <wp:effectExtent l="0" t="0" r="0" b="0"/>
                <wp:docPr id="67" name="figura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alphaModFix/>
                          <a:lum/>
                        </a:blip>
                        <a:srcRect/>
                        <a:stretch>
                          <a:fillRect/>
                        </a:stretch>
                      </pic:blipFill>
                      <pic:spPr>
                        <a:xfrm>
                          <a:off x="0" y="0"/>
                          <a:ext cx="4129560" cy="3060000"/>
                        </a:xfrm>
                        <a:prstGeom prst="rect">
                          <a:avLst/>
                        </a:prstGeom>
                        <a:noFill/>
                        <a:ln>
                          <a:noFill/>
                          <a:prstDash/>
                        </a:ln>
                      </pic:spPr>
                    </pic:pic>
                  </a:graphicData>
                </a:graphic>
              </wp:inline>
            </w:drawing>
          </w:r>
        </w:del>
      </w:moveTo>
      <w:moveToRangeEnd w:id="1633"/>
    </w:p>
    <w:p w:rsidR="00DD7857" w:rsidRDefault="008A7D50">
      <w:pPr>
        <w:pStyle w:val="Textbody"/>
      </w:pPr>
      <w:r>
        <w:lastRenderedPageBreak/>
        <w:t xml:space="preserve">Na linha 17 têm-se o </w:t>
      </w:r>
      <w:r>
        <w:rPr>
          <w:i/>
          <w:iCs/>
        </w:rPr>
        <w:t>panel</w:t>
      </w:r>
      <w:r>
        <w:t xml:space="preserve"> do qual valida e é representado graficamente ao usuário o objeto produto. Na linha 18 é o objeto de </w:t>
      </w:r>
      <w:r>
        <w:rPr>
          <w:i/>
          <w:iCs/>
        </w:rPr>
        <w:t>logs</w:t>
      </w:r>
      <w:r>
        <w:t xml:space="preserve"> criado a partir de uma instancia da classe </w:t>
      </w:r>
      <w:r>
        <w:rPr>
          <w:i/>
          <w:iCs/>
        </w:rPr>
        <w:t>Logger</w:t>
      </w:r>
      <w:r>
        <w:t xml:space="preserve"> do Log4j, já comentado anteriormente.</w:t>
      </w:r>
    </w:p>
    <w:p w:rsidR="00DD7857" w:rsidRDefault="008A7D50">
      <w:pPr>
        <w:pStyle w:val="Textbody"/>
        <w:rPr>
          <w:ins w:id="1636" w:author="eduardo.pichler" w:date="2010-08-23T10:17:00Z"/>
        </w:rPr>
      </w:pPr>
      <w:r>
        <w:t xml:space="preserve">O método </w:t>
      </w:r>
      <w:r>
        <w:rPr>
          <w:i/>
          <w:iCs/>
        </w:rPr>
        <w:t>doAfterClick</w:t>
      </w:r>
      <w:r>
        <w:t xml:space="preserve"> na linha 25 é o que será chamado quando for clicado em salvar no </w:t>
      </w:r>
      <w:r>
        <w:rPr>
          <w:i/>
          <w:iCs/>
        </w:rPr>
        <w:t>JDialogProduto.</w:t>
      </w:r>
      <w:r>
        <w:t xml:space="preserve"> Esse método, na linha 28, tentará pegar o produto do </w:t>
      </w:r>
      <w:r>
        <w:rPr>
          <w:i/>
          <w:iCs/>
        </w:rPr>
        <w:t>panel</w:t>
      </w:r>
      <w:r>
        <w:t xml:space="preserve">, do qual será validado, e caso passe pela validação, a instancia criada na linha 29 de </w:t>
      </w:r>
      <w:r>
        <w:rPr>
          <w:i/>
          <w:iCs/>
        </w:rPr>
        <w:t>ProdutoHome</w:t>
      </w:r>
      <w:r>
        <w:t xml:space="preserve"> irá persistir esse objeto. Então na linha 32 será mostrado uma mensagem ao usuário.</w:t>
      </w:r>
    </w:p>
    <w:p w:rsidR="001263F2" w:rsidRDefault="001263F2">
      <w:pPr>
        <w:pStyle w:val="Textbody"/>
        <w:rPr>
          <w:ins w:id="1637" w:author="eduardo.pichler" w:date="2010-08-23T10:16:00Z"/>
        </w:rPr>
      </w:pPr>
    </w:p>
    <w:p w:rsidR="001263F2" w:rsidRDefault="001263F2" w:rsidP="001263F2">
      <w:pPr>
        <w:pStyle w:val="Textbody"/>
        <w:keepNext/>
        <w:jc w:val="center"/>
        <w:rPr>
          <w:ins w:id="1638" w:author="eduardo.pichler" w:date="2010-08-23T10:16:00Z"/>
        </w:rPr>
      </w:pPr>
      <w:ins w:id="1639" w:author="eduardo.pichler" w:date="2010-08-23T10:16:00Z">
        <w:r>
          <w:rPr>
            <w:noProof/>
          </w:rPr>
          <w:drawing>
            <wp:inline distT="0" distB="0" distL="0" distR="0">
              <wp:extent cx="4129560" cy="3060000"/>
              <wp:effectExtent l="0" t="0" r="0" b="0"/>
              <wp:docPr id="68" name="figura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alphaModFix/>
                        <a:lum/>
                      </a:blip>
                      <a:srcRect/>
                      <a:stretch>
                        <a:fillRect/>
                      </a:stretch>
                    </pic:blipFill>
                    <pic:spPr>
                      <a:xfrm>
                        <a:off x="0" y="0"/>
                        <a:ext cx="4129560" cy="3060000"/>
                      </a:xfrm>
                      <a:prstGeom prst="rect">
                        <a:avLst/>
                      </a:prstGeom>
                      <a:noFill/>
                      <a:ln>
                        <a:noFill/>
                        <a:prstDash/>
                      </a:ln>
                    </pic:spPr>
                  </pic:pic>
                </a:graphicData>
              </a:graphic>
            </wp:inline>
          </w:drawing>
        </w:r>
      </w:ins>
    </w:p>
    <w:p w:rsidR="001263F2" w:rsidRDefault="001263F2" w:rsidP="001263F2">
      <w:pPr>
        <w:pStyle w:val="Legenda"/>
        <w:jc w:val="center"/>
        <w:pPrChange w:id="1640" w:author="eduardo.pichler" w:date="2010-08-23T10:16:00Z">
          <w:pPr>
            <w:pStyle w:val="Textbody"/>
          </w:pPr>
        </w:pPrChange>
      </w:pPr>
      <w:ins w:id="1641" w:author="eduardo.pichler" w:date="2010-08-23T10:16:00Z">
        <w:r>
          <w:t xml:space="preserve">Figura </w:t>
        </w:r>
        <w:r>
          <w:fldChar w:fldCharType="begin"/>
        </w:r>
        <w:r>
          <w:instrText xml:space="preserve"> SEQ Figura \* ARABIC </w:instrText>
        </w:r>
        <w:r>
          <w:fldChar w:fldCharType="separate"/>
        </w:r>
      </w:ins>
      <w:ins w:id="1642" w:author="eduardo.pichler" w:date="2010-08-23T10:33:00Z">
        <w:r w:rsidR="00DF598C">
          <w:rPr>
            <w:noProof/>
          </w:rPr>
          <w:t>22</w:t>
        </w:r>
      </w:ins>
      <w:ins w:id="1643" w:author="eduardo.pichler" w:date="2010-08-23T10:16:00Z">
        <w:r>
          <w:fldChar w:fldCharType="end"/>
        </w:r>
        <w:r>
          <w:t xml:space="preserve">: </w:t>
        </w:r>
        <w:r w:rsidRPr="00CC304F">
          <w:t>Exemplo da mensagem de erro de validação</w:t>
        </w:r>
      </w:ins>
    </w:p>
    <w:p w:rsidR="001263F2" w:rsidRDefault="001263F2">
      <w:pPr>
        <w:pStyle w:val="Textbody"/>
        <w:rPr>
          <w:ins w:id="1644" w:author="eduardo.pichler" w:date="2010-08-23T10:17:00Z"/>
        </w:rPr>
      </w:pPr>
    </w:p>
    <w:p w:rsidR="00DD7857" w:rsidRDefault="008A7D50">
      <w:pPr>
        <w:pStyle w:val="Textbody"/>
      </w:pPr>
      <w:r>
        <w:t xml:space="preserve">Mas caso ocorra erro de validação, será lançado a exceção e a linha de execução do programa irá cair para o tratamento de erro, que está na linha 35. Será criado logs do erro, e mostrado o erro ao usuário utilizando uma tela genérica de erros dos sistema, da qual foi utilizada em toda a aplicação. Essa tela é derivada de </w:t>
      </w:r>
      <w:r>
        <w:rPr>
          <w:i/>
          <w:iCs/>
        </w:rPr>
        <w:t>JDialog</w:t>
      </w:r>
      <w:r>
        <w:t xml:space="preserve"> e não faz </w:t>
      </w:r>
      <w:r>
        <w:rPr>
          <w:i/>
          <w:iCs/>
        </w:rPr>
        <w:t>logs</w:t>
      </w:r>
      <w:r>
        <w:t xml:space="preserve"> automaticamente, uma vez que podem existir lugares que seja necessário </w:t>
      </w:r>
      <w:r>
        <w:rPr>
          <w:i/>
          <w:iCs/>
        </w:rPr>
        <w:t>customizar</w:t>
      </w:r>
      <w:r>
        <w:t xml:space="preserve"> os </w:t>
      </w:r>
      <w:r>
        <w:rPr>
          <w:i/>
          <w:iCs/>
        </w:rPr>
        <w:t>logs</w:t>
      </w:r>
      <w:r>
        <w:t xml:space="preserve">, e outros onde é necessário mostrar o erro ao usuário mas nenhum </w:t>
      </w:r>
      <w:r>
        <w:rPr>
          <w:i/>
          <w:iCs/>
        </w:rPr>
        <w:t>log</w:t>
      </w:r>
      <w:r>
        <w:t xml:space="preserve"> ser criado.</w:t>
      </w:r>
    </w:p>
    <w:p w:rsidR="00DD7857" w:rsidRDefault="00DD7857">
      <w:pPr>
        <w:pStyle w:val="Textbody"/>
      </w:pPr>
    </w:p>
    <w:p w:rsidR="00DD7857" w:rsidRDefault="00DD7857">
      <w:pPr>
        <w:pStyle w:val="PreformattedText"/>
      </w:pPr>
      <w:del w:id="1645" w:author="eduardo.pichler" w:date="2010-08-23T10:17:00Z">
        <w:r w:rsidRPr="00DD7857" w:rsidDel="00801CDA">
          <w:pict>
            <v:shape id="Quadro18" o:spid="_x0000_s1048" type="#_x0000_t202" style="position:absolute;left:0;text-align:left;margin-left:0;margin-top:.05pt;width:444.4pt;height:269pt;z-index:251651584;visibility:visible;mso-position-horizontal:center;mso-position-vertical-relative:margin" filled="f" stroked="f">
              <v:textbox style="mso-rotate-with-shape:t" inset="0,0,0,0">
                <w:txbxContent>
                  <w:p w:rsidR="008A7D50" w:rsidRDefault="008A7D50">
                    <w:pPr>
                      <w:pStyle w:val="Imagem"/>
                    </w:pPr>
                    <w:moveFromRangeStart w:id="1646" w:author="eduardo.pichler" w:date="2010-08-23T10:15:00Z" w:name="move270321877"/>
                    <w:moveFrom w:id="1647" w:author="eduardo.pichler" w:date="2010-08-23T10:15:00Z">
                      <w:r w:rsidDel="001263F2">
                        <w:rPr>
                          <w:noProof/>
                        </w:rPr>
                        <w:drawing>
                          <wp:inline distT="0" distB="0" distL="0" distR="0">
                            <wp:extent cx="4129560" cy="3060000"/>
                            <wp:effectExtent l="0" t="0" r="0" b="0"/>
                            <wp:docPr id="21" name="figura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alphaModFix/>
                                      <a:lum/>
                                    </a:blip>
                                    <a:srcRect/>
                                    <a:stretch>
                                      <a:fillRect/>
                                    </a:stretch>
                                  </pic:blipFill>
                                  <pic:spPr>
                                    <a:xfrm>
                                      <a:off x="0" y="0"/>
                                      <a:ext cx="4129560" cy="3060000"/>
                                    </a:xfrm>
                                    <a:prstGeom prst="rect">
                                      <a:avLst/>
                                    </a:prstGeom>
                                    <a:noFill/>
                                    <a:ln>
                                      <a:noFill/>
                                      <a:prstDash/>
                                    </a:ln>
                                  </pic:spPr>
                                </pic:pic>
                              </a:graphicData>
                            </a:graphic>
                          </wp:inline>
                        </w:drawing>
                      </w:r>
                    </w:moveFrom>
                    <w:moveFromRangeEnd w:id="1646"/>
                    <w:del w:id="1648" w:author="eduardo.pichler" w:date="2010-08-23T10:15:00Z">
                      <w:r w:rsidDel="001263F2">
                        <w:delText>Figura 21: Exemplo da mensagem de erro de validação</w:delText>
                      </w:r>
                    </w:del>
                  </w:p>
                </w:txbxContent>
              </v:textbox>
              <w10:wrap type="topAndBottom" anchory="margin"/>
            </v:shape>
          </w:pict>
        </w:r>
      </w:del>
    </w:p>
    <w:p w:rsidR="00DD7857" w:rsidRDefault="00DD7857">
      <w:pPr>
        <w:pStyle w:val="Textbody"/>
        <w:ind w:firstLine="0"/>
      </w:pPr>
    </w:p>
    <w:p w:rsidR="00DD7857" w:rsidRDefault="008A7D50" w:rsidP="00DD7857">
      <w:pPr>
        <w:pStyle w:val="Heading2"/>
      </w:pPr>
      <w:bookmarkStart w:id="1649" w:name="_Toc270320294"/>
      <w:r>
        <w:t>Criação de logs</w:t>
      </w:r>
      <w:bookmarkEnd w:id="1649"/>
    </w:p>
    <w:p w:rsidR="00DD7857" w:rsidRDefault="00DD7857">
      <w:pPr>
        <w:pStyle w:val="Textbody"/>
      </w:pPr>
    </w:p>
    <w:p w:rsidR="00DD7857" w:rsidRDefault="008A7D50">
      <w:pPr>
        <w:pStyle w:val="Textbody"/>
      </w:pPr>
      <w:r>
        <w:lastRenderedPageBreak/>
        <w:t xml:space="preserve">A configuração do Log4j pode ser feita em XML, ou em um arquivo nomeado </w:t>
      </w:r>
      <w:r>
        <w:rPr>
          <w:i/>
          <w:iCs/>
        </w:rPr>
        <w:t xml:space="preserve">log4j.properties </w:t>
      </w:r>
      <w:r>
        <w:t>que deve ficar no classpath ou na pasta raiz das classes da aplicação.</w:t>
      </w:r>
    </w:p>
    <w:p w:rsidR="00DD7857" w:rsidRDefault="008A7D50">
      <w:pPr>
        <w:pStyle w:val="Textbody"/>
      </w:pPr>
      <w:r>
        <w:t>Abaixo mostra como está configurado atualmente o Log4j para o projeto:</w:t>
      </w:r>
    </w:p>
    <w:p w:rsidR="00DD7857" w:rsidRDefault="008A7D50">
      <w:pPr>
        <w:pStyle w:val="Standard"/>
      </w:pPr>
      <w:r>
        <w:tab/>
      </w:r>
    </w:p>
    <w:p w:rsidR="00DD7857" w:rsidRPr="005A5400" w:rsidRDefault="008A7D50">
      <w:pPr>
        <w:pStyle w:val="Standard"/>
        <w:rPr>
          <w:rFonts w:ascii="Courier New" w:hAnsi="Courier New"/>
          <w:sz w:val="20"/>
          <w:lang w:val="en-US"/>
          <w:rPrChange w:id="1650" w:author="eduardo.pichler" w:date="2010-08-23T09:47:00Z">
            <w:rPr>
              <w:rFonts w:ascii="Courier New" w:hAnsi="Courier New"/>
              <w:sz w:val="20"/>
            </w:rPr>
          </w:rPrChange>
        </w:rPr>
      </w:pPr>
      <w:r w:rsidRPr="005A5400">
        <w:rPr>
          <w:rFonts w:ascii="Courier New" w:hAnsi="Courier New"/>
          <w:sz w:val="20"/>
          <w:lang w:val="en-US"/>
          <w:rPrChange w:id="1651" w:author="eduardo.pichler" w:date="2010-08-23T09:47:00Z">
            <w:rPr>
              <w:rFonts w:ascii="Courier New" w:hAnsi="Courier New"/>
              <w:sz w:val="20"/>
            </w:rPr>
          </w:rPrChange>
        </w:rPr>
        <w:t>1</w:t>
      </w:r>
      <w:r w:rsidRPr="005A5400">
        <w:rPr>
          <w:rFonts w:ascii="Courier New" w:hAnsi="Courier New"/>
          <w:sz w:val="20"/>
          <w:lang w:val="en-US"/>
          <w:rPrChange w:id="1652" w:author="eduardo.pichler" w:date="2010-08-23T09:47:00Z">
            <w:rPr>
              <w:rFonts w:ascii="Courier New" w:hAnsi="Courier New"/>
              <w:sz w:val="20"/>
            </w:rPr>
          </w:rPrChange>
        </w:rPr>
        <w:tab/>
        <w:t>log4j.rootCategory=INFO, A1</w:t>
      </w:r>
    </w:p>
    <w:p w:rsidR="00DD7857" w:rsidRPr="005A5400" w:rsidRDefault="008A7D50">
      <w:pPr>
        <w:pStyle w:val="Standard"/>
        <w:rPr>
          <w:rFonts w:ascii="Courier New" w:hAnsi="Courier New"/>
          <w:sz w:val="20"/>
          <w:lang w:val="en-US"/>
          <w:rPrChange w:id="1653" w:author="eduardo.pichler" w:date="2010-08-23T09:47:00Z">
            <w:rPr>
              <w:rFonts w:ascii="Courier New" w:hAnsi="Courier New"/>
              <w:sz w:val="20"/>
            </w:rPr>
          </w:rPrChange>
        </w:rPr>
      </w:pPr>
      <w:r w:rsidRPr="005A5400">
        <w:rPr>
          <w:rFonts w:ascii="Courier New" w:hAnsi="Courier New"/>
          <w:sz w:val="20"/>
          <w:lang w:val="en-US"/>
          <w:rPrChange w:id="1654" w:author="eduardo.pichler" w:date="2010-08-23T09:47:00Z">
            <w:rPr>
              <w:rFonts w:ascii="Courier New" w:hAnsi="Courier New"/>
              <w:sz w:val="20"/>
            </w:rPr>
          </w:rPrChange>
        </w:rPr>
        <w:t>2</w:t>
      </w:r>
      <w:r w:rsidRPr="005A5400">
        <w:rPr>
          <w:rFonts w:ascii="Courier New" w:hAnsi="Courier New"/>
          <w:sz w:val="20"/>
          <w:lang w:val="en-US"/>
          <w:rPrChange w:id="1655" w:author="eduardo.pichler" w:date="2010-08-23T09:47:00Z">
            <w:rPr>
              <w:rFonts w:ascii="Courier New" w:hAnsi="Courier New"/>
              <w:sz w:val="20"/>
            </w:rPr>
          </w:rPrChange>
        </w:rPr>
        <w:tab/>
        <w:t>log4j.appender.A1=org.apache.log4j.ConsoleAppender</w:t>
      </w:r>
    </w:p>
    <w:p w:rsidR="00DD7857" w:rsidRPr="005A5400" w:rsidRDefault="008A7D50">
      <w:pPr>
        <w:pStyle w:val="Standard"/>
        <w:rPr>
          <w:rFonts w:ascii="Courier New" w:hAnsi="Courier New"/>
          <w:sz w:val="20"/>
          <w:lang w:val="en-US"/>
          <w:rPrChange w:id="1656" w:author="eduardo.pichler" w:date="2010-08-23T09:47:00Z">
            <w:rPr>
              <w:rFonts w:ascii="Courier New" w:hAnsi="Courier New"/>
              <w:sz w:val="20"/>
            </w:rPr>
          </w:rPrChange>
        </w:rPr>
      </w:pPr>
      <w:r w:rsidRPr="005A5400">
        <w:rPr>
          <w:rFonts w:ascii="Courier New" w:hAnsi="Courier New"/>
          <w:sz w:val="20"/>
          <w:lang w:val="en-US"/>
          <w:rPrChange w:id="1657" w:author="eduardo.pichler" w:date="2010-08-23T09:47:00Z">
            <w:rPr>
              <w:rFonts w:ascii="Courier New" w:hAnsi="Courier New"/>
              <w:sz w:val="20"/>
            </w:rPr>
          </w:rPrChange>
        </w:rPr>
        <w:t>3</w:t>
      </w:r>
      <w:r w:rsidRPr="005A5400">
        <w:rPr>
          <w:rFonts w:ascii="Courier New" w:hAnsi="Courier New"/>
          <w:sz w:val="20"/>
          <w:lang w:val="en-US"/>
          <w:rPrChange w:id="1658" w:author="eduardo.pichler" w:date="2010-08-23T09:47:00Z">
            <w:rPr>
              <w:rFonts w:ascii="Courier New" w:hAnsi="Courier New"/>
              <w:sz w:val="20"/>
            </w:rPr>
          </w:rPrChange>
        </w:rPr>
        <w:tab/>
        <w:t>log4j.appender.A1.layout=org.apache.log4j.PatternLayout</w:t>
      </w:r>
    </w:p>
    <w:p w:rsidR="00DD7857" w:rsidRPr="005A5400" w:rsidRDefault="008A7D50">
      <w:pPr>
        <w:pStyle w:val="Standard"/>
        <w:rPr>
          <w:rFonts w:ascii="Courier New" w:hAnsi="Courier New"/>
          <w:sz w:val="20"/>
          <w:lang w:val="en-US"/>
          <w:rPrChange w:id="1659" w:author="eduardo.pichler" w:date="2010-08-23T09:47:00Z">
            <w:rPr>
              <w:rFonts w:ascii="Courier New" w:hAnsi="Courier New"/>
              <w:sz w:val="20"/>
            </w:rPr>
          </w:rPrChange>
        </w:rPr>
      </w:pPr>
      <w:r w:rsidRPr="005A5400">
        <w:rPr>
          <w:rFonts w:ascii="Courier New" w:hAnsi="Courier New"/>
          <w:sz w:val="20"/>
          <w:lang w:val="en-US"/>
          <w:rPrChange w:id="1660" w:author="eduardo.pichler" w:date="2010-08-23T09:47:00Z">
            <w:rPr>
              <w:rFonts w:ascii="Courier New" w:hAnsi="Courier New"/>
              <w:sz w:val="20"/>
            </w:rPr>
          </w:rPrChange>
        </w:rPr>
        <w:t>4</w:t>
      </w:r>
      <w:r w:rsidRPr="005A5400">
        <w:rPr>
          <w:rFonts w:ascii="Courier New" w:hAnsi="Courier New"/>
          <w:sz w:val="20"/>
          <w:lang w:val="en-US"/>
          <w:rPrChange w:id="1661" w:author="eduardo.pichler" w:date="2010-08-23T09:47:00Z">
            <w:rPr>
              <w:rFonts w:ascii="Courier New" w:hAnsi="Courier New"/>
              <w:sz w:val="20"/>
            </w:rPr>
          </w:rPrChange>
        </w:rPr>
        <w:tab/>
        <w:t>log4j.appender.A1.layout.ConversionPattern=%-5p - %m%n</w:t>
      </w:r>
    </w:p>
    <w:p w:rsidR="00DD7857" w:rsidRPr="005A5400" w:rsidRDefault="008A7D50">
      <w:pPr>
        <w:pStyle w:val="Standard"/>
        <w:rPr>
          <w:lang w:val="en-US"/>
          <w:rPrChange w:id="1662" w:author="eduardo.pichler" w:date="2010-08-23T09:47:00Z">
            <w:rPr/>
          </w:rPrChange>
        </w:rPr>
      </w:pPr>
      <w:r w:rsidRPr="005A5400">
        <w:rPr>
          <w:lang w:val="en-US"/>
          <w:rPrChange w:id="1663" w:author="eduardo.pichler" w:date="2010-08-23T09:47:00Z">
            <w:rPr/>
          </w:rPrChange>
        </w:rPr>
        <w:tab/>
      </w:r>
    </w:p>
    <w:p w:rsidR="00DD7857" w:rsidRDefault="008A7D50">
      <w:pPr>
        <w:pStyle w:val="Textbody"/>
      </w:pPr>
      <w:r>
        <w:t xml:space="preserve">A linha um seta a categoria de prioridade raiz para Informação e seu único </w:t>
      </w:r>
      <w:r>
        <w:rPr>
          <w:i/>
          <w:iCs/>
        </w:rPr>
        <w:t>appender</w:t>
      </w:r>
      <w:r>
        <w:t xml:space="preserve"> para A1. Na linha dois seta o </w:t>
      </w:r>
      <w:r>
        <w:rPr>
          <w:i/>
          <w:iCs/>
        </w:rPr>
        <w:t>Appender</w:t>
      </w:r>
      <w:r>
        <w:t xml:space="preserve"> para o console do sistema. Na linha três e quatro, configura o padrão com que as mensagens serão mostradas.</w:t>
      </w:r>
    </w:p>
    <w:p w:rsidR="00DD7857" w:rsidRDefault="008A7D50">
      <w:pPr>
        <w:pStyle w:val="Textbody"/>
      </w:pPr>
      <w:r>
        <w:t xml:space="preserve">Para fazer com que uma classe fique com suporte a este tipo de </w:t>
      </w:r>
      <w:r>
        <w:rPr>
          <w:i/>
          <w:iCs/>
        </w:rPr>
        <w:t>logs</w:t>
      </w:r>
      <w:r>
        <w:t xml:space="preserve"> basta criar um atributo do tipo org.apache.log4j.Logger, e após criá-la, chamar os métodos que fazem a escrita dos </w:t>
      </w:r>
      <w:r>
        <w:rPr>
          <w:i/>
          <w:iCs/>
        </w:rPr>
        <w:t>logs</w:t>
      </w:r>
      <w:r>
        <w:t>:</w:t>
      </w:r>
    </w:p>
    <w:p w:rsidR="00DD7857" w:rsidRDefault="00DD7857">
      <w:pPr>
        <w:pStyle w:val="Textbody"/>
      </w:pPr>
    </w:p>
    <w:p w:rsidR="00DD7857" w:rsidRPr="005A5400" w:rsidRDefault="008A7D50">
      <w:pPr>
        <w:pStyle w:val="PreformattedText"/>
        <w:rPr>
          <w:lang w:val="en-US"/>
          <w:rPrChange w:id="1664" w:author="eduardo.pichler" w:date="2010-08-23T09:47:00Z">
            <w:rPr/>
          </w:rPrChange>
        </w:rPr>
      </w:pPr>
      <w:bookmarkStart w:id="1665" w:name="1612"/>
      <w:r w:rsidRPr="005A5400">
        <w:rPr>
          <w:lang w:val="en-US"/>
          <w:rPrChange w:id="1666" w:author="eduardo.pichler" w:date="2010-08-23T09:47:00Z">
            <w:rPr/>
          </w:rPrChange>
        </w:rPr>
        <w:t xml:space="preserve">16 </w:t>
      </w:r>
      <w:bookmarkEnd w:id="1665"/>
      <w:r w:rsidRPr="005A5400">
        <w:rPr>
          <w:lang w:val="en-US"/>
          <w:rPrChange w:id="1667" w:author="eduardo.pichler" w:date="2010-08-23T09:47:00Z">
            <w:rPr/>
          </w:rPrChange>
        </w:rPr>
        <w:t xml:space="preserve"> public class SalvarProdutoListAdapter implements SavePressListener {</w:t>
      </w:r>
    </w:p>
    <w:p w:rsidR="00DD7857" w:rsidRPr="005A5400" w:rsidRDefault="008A7D50">
      <w:pPr>
        <w:pStyle w:val="PreformattedText"/>
        <w:rPr>
          <w:lang w:val="en-US"/>
          <w:rPrChange w:id="1668" w:author="eduardo.pichler" w:date="2010-08-23T09:47:00Z">
            <w:rPr/>
          </w:rPrChange>
        </w:rPr>
      </w:pPr>
      <w:bookmarkStart w:id="1669" w:name="1712"/>
      <w:r w:rsidRPr="005A5400">
        <w:rPr>
          <w:lang w:val="en-US"/>
          <w:rPrChange w:id="1670" w:author="eduardo.pichler" w:date="2010-08-23T09:47:00Z">
            <w:rPr/>
          </w:rPrChange>
        </w:rPr>
        <w:t xml:space="preserve">17 </w:t>
      </w:r>
      <w:bookmarkEnd w:id="1669"/>
      <w:r w:rsidRPr="005A5400">
        <w:rPr>
          <w:lang w:val="en-US"/>
          <w:rPrChange w:id="1671" w:author="eduardo.pichler" w:date="2010-08-23T09:47:00Z">
            <w:rPr/>
          </w:rPrChange>
        </w:rPr>
        <w:t xml:space="preserve">     private JPanelProduto panel;</w:t>
      </w:r>
    </w:p>
    <w:p w:rsidR="00DD7857" w:rsidRPr="005A5400" w:rsidRDefault="008A7D50">
      <w:pPr>
        <w:pStyle w:val="PreformattedText"/>
        <w:rPr>
          <w:lang w:val="en-US"/>
          <w:rPrChange w:id="1672" w:author="eduardo.pichler" w:date="2010-08-23T09:47:00Z">
            <w:rPr/>
          </w:rPrChange>
        </w:rPr>
      </w:pPr>
      <w:bookmarkStart w:id="1673" w:name="1812"/>
      <w:r w:rsidRPr="005A5400">
        <w:rPr>
          <w:lang w:val="en-US"/>
          <w:rPrChange w:id="1674" w:author="eduardo.pichler" w:date="2010-08-23T09:47:00Z">
            <w:rPr/>
          </w:rPrChange>
        </w:rPr>
        <w:t xml:space="preserve">18 </w:t>
      </w:r>
      <w:bookmarkEnd w:id="1673"/>
      <w:r w:rsidRPr="005A5400">
        <w:rPr>
          <w:lang w:val="en-US"/>
          <w:rPrChange w:id="1675" w:author="eduardo.pichler" w:date="2010-08-23T09:47:00Z">
            <w:rPr/>
          </w:rPrChange>
        </w:rPr>
        <w:t xml:space="preserve">     private static Logger log = Logger.getLogger(this.getClass());</w:t>
      </w:r>
    </w:p>
    <w:p w:rsidR="00DD7857" w:rsidRDefault="008A7D50">
      <w:pPr>
        <w:pStyle w:val="PreformattedText"/>
      </w:pPr>
      <w:bookmarkStart w:id="1676" w:name="194"/>
      <w:r>
        <w:t xml:space="preserve">19 </w:t>
      </w:r>
      <w:bookmarkEnd w:id="1676"/>
      <w:r>
        <w:t xml:space="preserve">     private JDialogProduto dialog;</w:t>
      </w:r>
    </w:p>
    <w:p w:rsidR="00DD7857" w:rsidRDefault="008A7D50">
      <w:pPr>
        <w:pStyle w:val="PreformattedText"/>
      </w:pPr>
      <w:bookmarkStart w:id="1677" w:name="203"/>
      <w:r>
        <w:t xml:space="preserve">20 </w:t>
      </w:r>
      <w:bookmarkEnd w:id="1677"/>
      <w:r>
        <w:t xml:space="preserve"> </w:t>
      </w:r>
    </w:p>
    <w:p w:rsidR="00DD7857" w:rsidRDefault="008A7D50">
      <w:pPr>
        <w:pStyle w:val="PreformattedText"/>
      </w:pPr>
      <w:bookmarkStart w:id="1678" w:name="213"/>
      <w:r>
        <w:t xml:space="preserve">21 </w:t>
      </w:r>
      <w:bookmarkEnd w:id="1678"/>
      <w:r>
        <w:t xml:space="preserve">     public SalvarProdutoListAdapter(JDialogProduto _dialog) {</w:t>
      </w:r>
    </w:p>
    <w:p w:rsidR="00DD7857" w:rsidRDefault="008A7D50">
      <w:pPr>
        <w:pStyle w:val="PreformattedText"/>
      </w:pPr>
      <w:bookmarkStart w:id="1679" w:name="223"/>
      <w:r>
        <w:t xml:space="preserve">22 </w:t>
      </w:r>
      <w:bookmarkEnd w:id="1679"/>
      <w:r>
        <w:t xml:space="preserve">         panel = _dialog.getPanelProduto();</w:t>
      </w:r>
    </w:p>
    <w:p w:rsidR="00DD7857" w:rsidRDefault="008A7D50">
      <w:pPr>
        <w:pStyle w:val="PreformattedText"/>
      </w:pPr>
      <w:bookmarkStart w:id="1680" w:name="232"/>
      <w:r>
        <w:t xml:space="preserve">23 </w:t>
      </w:r>
      <w:bookmarkEnd w:id="1680"/>
      <w:r>
        <w:t xml:space="preserve">         this.dialog = _dialog;</w:t>
      </w:r>
    </w:p>
    <w:p w:rsidR="00DD7857" w:rsidRPr="005A5400" w:rsidRDefault="008A7D50">
      <w:pPr>
        <w:pStyle w:val="PreformattedText"/>
        <w:rPr>
          <w:lang w:val="en-US"/>
          <w:rPrChange w:id="1681" w:author="eduardo.pichler" w:date="2010-08-23T09:47:00Z">
            <w:rPr/>
          </w:rPrChange>
        </w:rPr>
      </w:pPr>
      <w:bookmarkStart w:id="1682" w:name="243"/>
      <w:r w:rsidRPr="005A5400">
        <w:rPr>
          <w:lang w:val="en-US"/>
          <w:rPrChange w:id="1683" w:author="eduardo.pichler" w:date="2010-08-23T09:47:00Z">
            <w:rPr/>
          </w:rPrChange>
        </w:rPr>
        <w:t xml:space="preserve">24 </w:t>
      </w:r>
      <w:bookmarkEnd w:id="1682"/>
      <w:r w:rsidRPr="005A5400">
        <w:rPr>
          <w:lang w:val="en-US"/>
          <w:rPrChange w:id="1684" w:author="eduardo.pichler" w:date="2010-08-23T09:47:00Z">
            <w:rPr/>
          </w:rPrChange>
        </w:rPr>
        <w:t xml:space="preserve">     }</w:t>
      </w:r>
    </w:p>
    <w:p w:rsidR="00DD7857" w:rsidRPr="005A5400" w:rsidRDefault="008A7D50">
      <w:pPr>
        <w:pStyle w:val="PreformattedText"/>
        <w:rPr>
          <w:lang w:val="en-US"/>
          <w:rPrChange w:id="1685" w:author="eduardo.pichler" w:date="2010-08-23T09:47:00Z">
            <w:rPr/>
          </w:rPrChange>
        </w:rPr>
      </w:pPr>
      <w:bookmarkStart w:id="1686" w:name="253"/>
      <w:r w:rsidRPr="005A5400">
        <w:rPr>
          <w:lang w:val="en-US"/>
          <w:rPrChange w:id="1687" w:author="eduardo.pichler" w:date="2010-08-23T09:47:00Z">
            <w:rPr/>
          </w:rPrChange>
        </w:rPr>
        <w:t xml:space="preserve">25 </w:t>
      </w:r>
      <w:bookmarkEnd w:id="1686"/>
      <w:r w:rsidRPr="005A5400">
        <w:rPr>
          <w:lang w:val="en-US"/>
          <w:rPrChange w:id="1688" w:author="eduardo.pichler" w:date="2010-08-23T09:47:00Z">
            <w:rPr/>
          </w:rPrChange>
        </w:rPr>
        <w:t xml:space="preserve"> </w:t>
      </w:r>
    </w:p>
    <w:p w:rsidR="00DD7857" w:rsidRPr="005A5400" w:rsidRDefault="008A7D50">
      <w:pPr>
        <w:pStyle w:val="PreformattedText"/>
        <w:rPr>
          <w:lang w:val="en-US"/>
          <w:rPrChange w:id="1689" w:author="eduardo.pichler" w:date="2010-08-23T09:47:00Z">
            <w:rPr/>
          </w:rPrChange>
        </w:rPr>
      </w:pPr>
      <w:bookmarkStart w:id="1690" w:name="263"/>
      <w:r w:rsidRPr="005A5400">
        <w:rPr>
          <w:lang w:val="en-US"/>
          <w:rPrChange w:id="1691" w:author="eduardo.pichler" w:date="2010-08-23T09:47:00Z">
            <w:rPr/>
          </w:rPrChange>
        </w:rPr>
        <w:t xml:space="preserve">26 </w:t>
      </w:r>
      <w:bookmarkEnd w:id="1690"/>
      <w:r w:rsidRPr="005A5400">
        <w:rPr>
          <w:lang w:val="en-US"/>
          <w:rPrChange w:id="1692" w:author="eduardo.pichler" w:date="2010-08-23T09:47:00Z">
            <w:rPr/>
          </w:rPrChange>
        </w:rPr>
        <w:t xml:space="preserve">     public void doAfterClick() {</w:t>
      </w:r>
    </w:p>
    <w:p w:rsidR="00DD7857" w:rsidRPr="005A5400" w:rsidRDefault="008A7D50">
      <w:pPr>
        <w:pStyle w:val="PreformattedText"/>
        <w:rPr>
          <w:lang w:val="en-US"/>
          <w:rPrChange w:id="1693" w:author="eduardo.pichler" w:date="2010-08-23T09:47:00Z">
            <w:rPr/>
          </w:rPrChange>
        </w:rPr>
      </w:pPr>
      <w:bookmarkStart w:id="1694" w:name="273"/>
      <w:r w:rsidRPr="005A5400">
        <w:rPr>
          <w:lang w:val="en-US"/>
          <w:rPrChange w:id="1695" w:author="eduardo.pichler" w:date="2010-08-23T09:47:00Z">
            <w:rPr/>
          </w:rPrChange>
        </w:rPr>
        <w:t xml:space="preserve">27 </w:t>
      </w:r>
      <w:bookmarkEnd w:id="1694"/>
      <w:r w:rsidRPr="005A5400">
        <w:rPr>
          <w:lang w:val="en-US"/>
          <w:rPrChange w:id="1696" w:author="eduardo.pichler" w:date="2010-08-23T09:47:00Z">
            <w:rPr/>
          </w:rPrChange>
        </w:rPr>
        <w:t xml:space="preserve">         Produto prod;</w:t>
      </w:r>
    </w:p>
    <w:p w:rsidR="00DD7857" w:rsidRPr="005A5400" w:rsidRDefault="008A7D50">
      <w:pPr>
        <w:pStyle w:val="PreformattedText"/>
        <w:rPr>
          <w:lang w:val="en-US"/>
          <w:rPrChange w:id="1697" w:author="eduardo.pichler" w:date="2010-08-23T09:47:00Z">
            <w:rPr/>
          </w:rPrChange>
        </w:rPr>
      </w:pPr>
      <w:bookmarkStart w:id="1698" w:name="284"/>
      <w:r w:rsidRPr="005A5400">
        <w:rPr>
          <w:lang w:val="en-US"/>
          <w:rPrChange w:id="1699" w:author="eduardo.pichler" w:date="2010-08-23T09:47:00Z">
            <w:rPr/>
          </w:rPrChange>
        </w:rPr>
        <w:t xml:space="preserve">28 </w:t>
      </w:r>
      <w:bookmarkEnd w:id="1698"/>
      <w:r w:rsidRPr="005A5400">
        <w:rPr>
          <w:lang w:val="en-US"/>
          <w:rPrChange w:id="1700" w:author="eduardo.pichler" w:date="2010-08-23T09:47:00Z">
            <w:rPr/>
          </w:rPrChange>
        </w:rPr>
        <w:t xml:space="preserve">         try {</w:t>
      </w:r>
    </w:p>
    <w:p w:rsidR="00DD7857" w:rsidRPr="005A5400" w:rsidRDefault="008A7D50">
      <w:pPr>
        <w:pStyle w:val="PreformattedText"/>
        <w:rPr>
          <w:lang w:val="en-US"/>
          <w:rPrChange w:id="1701" w:author="eduardo.pichler" w:date="2010-08-23T09:47:00Z">
            <w:rPr/>
          </w:rPrChange>
        </w:rPr>
      </w:pPr>
      <w:bookmarkStart w:id="1702" w:name="294"/>
      <w:r w:rsidRPr="005A5400">
        <w:rPr>
          <w:lang w:val="en-US"/>
          <w:rPrChange w:id="1703" w:author="eduardo.pichler" w:date="2010-08-23T09:47:00Z">
            <w:rPr/>
          </w:rPrChange>
        </w:rPr>
        <w:t xml:space="preserve">29 </w:t>
      </w:r>
      <w:bookmarkEnd w:id="1702"/>
      <w:r w:rsidRPr="005A5400">
        <w:rPr>
          <w:lang w:val="en-US"/>
          <w:rPrChange w:id="1704" w:author="eduardo.pichler" w:date="2010-08-23T09:47:00Z">
            <w:rPr/>
          </w:rPrChange>
        </w:rPr>
        <w:t xml:space="preserve">             prod = panel.getProduto();</w:t>
      </w:r>
    </w:p>
    <w:p w:rsidR="00DD7857" w:rsidRPr="005A5400" w:rsidRDefault="008A7D50">
      <w:pPr>
        <w:pStyle w:val="PreformattedText"/>
        <w:rPr>
          <w:lang w:val="en-US"/>
          <w:rPrChange w:id="1705" w:author="eduardo.pichler" w:date="2010-08-23T09:47:00Z">
            <w:rPr/>
          </w:rPrChange>
        </w:rPr>
      </w:pPr>
      <w:bookmarkStart w:id="1706" w:name="304"/>
      <w:r w:rsidRPr="005A5400">
        <w:rPr>
          <w:lang w:val="en-US"/>
          <w:rPrChange w:id="1707" w:author="eduardo.pichler" w:date="2010-08-23T09:47:00Z">
            <w:rPr/>
          </w:rPrChange>
        </w:rPr>
        <w:t xml:space="preserve">30 </w:t>
      </w:r>
      <w:bookmarkEnd w:id="1706"/>
      <w:r w:rsidRPr="005A5400">
        <w:rPr>
          <w:lang w:val="en-US"/>
          <w:rPrChange w:id="1708" w:author="eduardo.pichler" w:date="2010-08-23T09:47:00Z">
            <w:rPr/>
          </w:rPrChange>
        </w:rPr>
        <w:t xml:space="preserve">             ProdutoHome home = new ProdutoHome();</w:t>
      </w:r>
    </w:p>
    <w:p w:rsidR="00DD7857" w:rsidRPr="005A5400" w:rsidRDefault="008A7D50">
      <w:pPr>
        <w:pStyle w:val="PreformattedText"/>
        <w:rPr>
          <w:lang w:val="en-US"/>
          <w:rPrChange w:id="1709" w:author="eduardo.pichler" w:date="2010-08-23T09:47:00Z">
            <w:rPr/>
          </w:rPrChange>
        </w:rPr>
      </w:pPr>
      <w:bookmarkStart w:id="1710" w:name="313"/>
      <w:r w:rsidRPr="005A5400">
        <w:rPr>
          <w:lang w:val="en-US"/>
          <w:rPrChange w:id="1711" w:author="eduardo.pichler" w:date="2010-08-23T09:47:00Z">
            <w:rPr/>
          </w:rPrChange>
        </w:rPr>
        <w:t xml:space="preserve">31 </w:t>
      </w:r>
      <w:bookmarkEnd w:id="1710"/>
      <w:r w:rsidRPr="005A5400">
        <w:rPr>
          <w:lang w:val="en-US"/>
          <w:rPrChange w:id="1712" w:author="eduardo.pichler" w:date="2010-08-23T09:47:00Z">
            <w:rPr/>
          </w:rPrChange>
        </w:rPr>
        <w:t xml:space="preserve">             home.saveOrUpdate(prod);</w:t>
      </w:r>
    </w:p>
    <w:p w:rsidR="00DD7857" w:rsidRPr="005A5400" w:rsidRDefault="008A7D50">
      <w:pPr>
        <w:pStyle w:val="PreformattedText"/>
        <w:rPr>
          <w:lang w:val="en-US"/>
          <w:rPrChange w:id="1713" w:author="eduardo.pichler" w:date="2010-08-23T09:47:00Z">
            <w:rPr/>
          </w:rPrChange>
        </w:rPr>
      </w:pPr>
      <w:bookmarkStart w:id="1714" w:name="323"/>
      <w:r w:rsidRPr="005A5400">
        <w:rPr>
          <w:lang w:val="en-US"/>
          <w:rPrChange w:id="1715" w:author="eduardo.pichler" w:date="2010-08-23T09:47:00Z">
            <w:rPr/>
          </w:rPrChange>
        </w:rPr>
        <w:t xml:space="preserve">32 </w:t>
      </w:r>
      <w:bookmarkEnd w:id="1714"/>
      <w:r w:rsidRPr="005A5400">
        <w:rPr>
          <w:lang w:val="en-US"/>
          <w:rPrChange w:id="1716" w:author="eduardo.pichler" w:date="2010-08-23T09:47:00Z">
            <w:rPr/>
          </w:rPrChange>
        </w:rPr>
        <w:t xml:space="preserve">             home.closeSession();</w:t>
      </w:r>
    </w:p>
    <w:p w:rsidR="00DD7857" w:rsidRPr="005A5400" w:rsidRDefault="008A7D50">
      <w:pPr>
        <w:pStyle w:val="PreformattedText"/>
        <w:rPr>
          <w:lang w:val="en-US"/>
          <w:rPrChange w:id="1717" w:author="eduardo.pichler" w:date="2010-08-23T09:47:00Z">
            <w:rPr/>
          </w:rPrChange>
        </w:rPr>
      </w:pPr>
      <w:bookmarkStart w:id="1718" w:name="334"/>
      <w:r w:rsidRPr="005A5400">
        <w:rPr>
          <w:lang w:val="en-US"/>
          <w:rPrChange w:id="1719" w:author="eduardo.pichler" w:date="2010-08-23T09:47:00Z">
            <w:rPr/>
          </w:rPrChange>
        </w:rPr>
        <w:t xml:space="preserve">33 </w:t>
      </w:r>
      <w:bookmarkEnd w:id="1718"/>
      <w:r w:rsidRPr="005A5400">
        <w:rPr>
          <w:lang w:val="en-US"/>
          <w:rPrChange w:id="1720" w:author="eduardo.pichler" w:date="2010-08-23T09:47:00Z">
            <w:rPr/>
          </w:rPrChange>
        </w:rPr>
        <w:t xml:space="preserve">           new EvilInformation(panel).showMessage("Salvo com sucesso!");</w:t>
      </w:r>
    </w:p>
    <w:p w:rsidR="00DD7857" w:rsidRPr="005A5400" w:rsidRDefault="008A7D50">
      <w:pPr>
        <w:pStyle w:val="PreformattedText"/>
        <w:rPr>
          <w:lang w:val="en-US"/>
          <w:rPrChange w:id="1721" w:author="eduardo.pichler" w:date="2010-08-23T09:47:00Z">
            <w:rPr/>
          </w:rPrChange>
        </w:rPr>
      </w:pPr>
      <w:bookmarkStart w:id="1722" w:name="344"/>
      <w:r w:rsidRPr="005A5400">
        <w:rPr>
          <w:lang w:val="en-US"/>
          <w:rPrChange w:id="1723" w:author="eduardo.pichler" w:date="2010-08-23T09:47:00Z">
            <w:rPr/>
          </w:rPrChange>
        </w:rPr>
        <w:t xml:space="preserve">34 </w:t>
      </w:r>
      <w:bookmarkEnd w:id="1722"/>
      <w:r w:rsidRPr="005A5400">
        <w:rPr>
          <w:lang w:val="en-US"/>
          <w:rPrChange w:id="1724" w:author="eduardo.pichler" w:date="2010-08-23T09:47:00Z">
            <w:rPr/>
          </w:rPrChange>
        </w:rPr>
        <w:t xml:space="preserve">             dialog.dispose();</w:t>
      </w:r>
    </w:p>
    <w:p w:rsidR="00DD7857" w:rsidRPr="005A5400" w:rsidRDefault="008A7D50">
      <w:pPr>
        <w:pStyle w:val="PreformattedText"/>
        <w:rPr>
          <w:lang w:val="en-US"/>
          <w:rPrChange w:id="1725" w:author="eduardo.pichler" w:date="2010-08-23T09:47:00Z">
            <w:rPr/>
          </w:rPrChange>
        </w:rPr>
      </w:pPr>
      <w:bookmarkStart w:id="1726" w:name="354"/>
      <w:r w:rsidRPr="005A5400">
        <w:rPr>
          <w:lang w:val="en-US"/>
          <w:rPrChange w:id="1727" w:author="eduardo.pichler" w:date="2010-08-23T09:47:00Z">
            <w:rPr/>
          </w:rPrChange>
        </w:rPr>
        <w:t xml:space="preserve">35 </w:t>
      </w:r>
      <w:bookmarkEnd w:id="1726"/>
      <w:r w:rsidRPr="005A5400">
        <w:rPr>
          <w:lang w:val="en-US"/>
          <w:rPrChange w:id="1728" w:author="eduardo.pichler" w:date="2010-08-23T09:47:00Z">
            <w:rPr/>
          </w:rPrChange>
        </w:rPr>
        <w:t xml:space="preserve">         } catch (ValidationException e) {</w:t>
      </w:r>
    </w:p>
    <w:p w:rsidR="00DD7857" w:rsidRPr="005A5400" w:rsidRDefault="008A7D50">
      <w:pPr>
        <w:pStyle w:val="PreformattedText"/>
        <w:rPr>
          <w:lang w:val="en-US"/>
          <w:rPrChange w:id="1729" w:author="eduardo.pichler" w:date="2010-08-23T09:47:00Z">
            <w:rPr/>
          </w:rPrChange>
        </w:rPr>
      </w:pPr>
      <w:bookmarkStart w:id="1730" w:name="364"/>
      <w:r w:rsidRPr="005A5400">
        <w:rPr>
          <w:lang w:val="en-US"/>
          <w:rPrChange w:id="1731" w:author="eduardo.pichler" w:date="2010-08-23T09:47:00Z">
            <w:rPr/>
          </w:rPrChange>
        </w:rPr>
        <w:t>36</w:t>
      </w:r>
      <w:bookmarkEnd w:id="1730"/>
      <w:r w:rsidRPr="005A5400">
        <w:rPr>
          <w:lang w:val="en-US"/>
          <w:rPrChange w:id="1732" w:author="eduardo.pichler" w:date="2010-08-23T09:47:00Z">
            <w:rPr/>
          </w:rPrChange>
        </w:rPr>
        <w:t xml:space="preserve">              log.error(e);</w:t>
      </w:r>
    </w:p>
    <w:p w:rsidR="00DD7857" w:rsidRPr="005A5400" w:rsidRDefault="008A7D50">
      <w:pPr>
        <w:pStyle w:val="PreformattedText"/>
        <w:rPr>
          <w:lang w:val="en-US"/>
          <w:rPrChange w:id="1733" w:author="eduardo.pichler" w:date="2010-08-23T09:47:00Z">
            <w:rPr/>
          </w:rPrChange>
        </w:rPr>
      </w:pPr>
      <w:bookmarkStart w:id="1734" w:name="374"/>
      <w:r w:rsidRPr="005A5400">
        <w:rPr>
          <w:lang w:val="en-US"/>
          <w:rPrChange w:id="1735" w:author="eduardo.pichler" w:date="2010-08-23T09:47:00Z">
            <w:rPr/>
          </w:rPrChange>
        </w:rPr>
        <w:t xml:space="preserve">37 </w:t>
      </w:r>
      <w:bookmarkEnd w:id="1734"/>
      <w:r w:rsidRPr="005A5400">
        <w:rPr>
          <w:lang w:val="en-US"/>
          <w:rPrChange w:id="1736" w:author="eduardo.pichler" w:date="2010-08-23T09:47:00Z">
            <w:rPr/>
          </w:rPrChange>
        </w:rPr>
        <w:t xml:space="preserve">             new EvilError(StartFrame.getCurrentInstance(), true,</w:t>
      </w:r>
    </w:p>
    <w:p w:rsidR="00DD7857" w:rsidRDefault="008A7D50">
      <w:pPr>
        <w:pStyle w:val="PreformattedText"/>
      </w:pPr>
      <w:bookmarkStart w:id="1737" w:name="383"/>
      <w:r>
        <w:t xml:space="preserve">38 </w:t>
      </w:r>
      <w:bookmarkEnd w:id="1737"/>
      <w:r>
        <w:t xml:space="preserve">                           e).setVisible(true);</w:t>
      </w:r>
    </w:p>
    <w:p w:rsidR="00DD7857" w:rsidRDefault="008A7D50">
      <w:pPr>
        <w:pStyle w:val="PreformattedText"/>
      </w:pPr>
      <w:bookmarkStart w:id="1738" w:name="393"/>
      <w:r>
        <w:t xml:space="preserve">39 </w:t>
      </w:r>
      <w:bookmarkEnd w:id="1738"/>
      <w:r>
        <w:t xml:space="preserve">         }</w:t>
      </w:r>
    </w:p>
    <w:p w:rsidR="00DD7857" w:rsidRDefault="008A7D50">
      <w:pPr>
        <w:pStyle w:val="PreformattedText"/>
      </w:pPr>
      <w:bookmarkStart w:id="1739" w:name="403"/>
      <w:r>
        <w:lastRenderedPageBreak/>
        <w:t xml:space="preserve">40 </w:t>
      </w:r>
      <w:bookmarkEnd w:id="1739"/>
      <w:r>
        <w:t xml:space="preserve">     }</w:t>
      </w:r>
    </w:p>
    <w:p w:rsidR="00DD7857" w:rsidRDefault="008A7D50">
      <w:pPr>
        <w:pStyle w:val="PreformattedText"/>
        <w:spacing w:after="283"/>
      </w:pPr>
      <w:bookmarkStart w:id="1740" w:name="413"/>
      <w:r>
        <w:t xml:space="preserve">41 </w:t>
      </w:r>
      <w:bookmarkEnd w:id="1740"/>
      <w:r>
        <w:t xml:space="preserve"> }</w:t>
      </w:r>
    </w:p>
    <w:p w:rsidR="00DD7857" w:rsidRDefault="008A7D50">
      <w:pPr>
        <w:pStyle w:val="Textbody"/>
      </w:pPr>
      <w:r>
        <w:t xml:space="preserve">Na linha é instanciado o </w:t>
      </w:r>
      <w:r>
        <w:rPr>
          <w:i/>
          <w:iCs/>
        </w:rPr>
        <w:t>logger</w:t>
      </w:r>
      <w:r>
        <w:t xml:space="preserve"> estático para a classe. Estático para que exista apenas um para  essa classe em toda a aplicação. Pois a medida que vários objetos instância dessa classe sejam criados, não há necessidade de se ter mais objetos responsáveis pelos </w:t>
      </w:r>
      <w:r>
        <w:rPr>
          <w:i/>
          <w:iCs/>
        </w:rPr>
        <w:t>logs</w:t>
      </w:r>
      <w:r>
        <w:t xml:space="preserve">. Ao passo que der uma exceção, a linha 36 fará com que os </w:t>
      </w:r>
      <w:r>
        <w:rPr>
          <w:i/>
          <w:iCs/>
        </w:rPr>
        <w:t>logs</w:t>
      </w:r>
      <w:r>
        <w:t xml:space="preserve"> sejam escritos em algum lugar, no caso, o console, e então a linha de execução cairá para os métodos seguintes.</w:t>
      </w:r>
    </w:p>
    <w:p w:rsidR="00DD7857" w:rsidRDefault="00DD7857">
      <w:pPr>
        <w:pStyle w:val="Textbody"/>
      </w:pPr>
    </w:p>
    <w:p w:rsidR="00DD7857" w:rsidRDefault="008A7D50" w:rsidP="00DD7857">
      <w:pPr>
        <w:pStyle w:val="Heading2"/>
      </w:pPr>
      <w:bookmarkStart w:id="1741" w:name="_Toc270320295"/>
      <w:r>
        <w:t>Testes unitários com JUnit</w:t>
      </w:r>
      <w:bookmarkEnd w:id="1741"/>
    </w:p>
    <w:p w:rsidR="00DD7857" w:rsidRDefault="00DD7857">
      <w:pPr>
        <w:pStyle w:val="Textbody"/>
      </w:pPr>
    </w:p>
    <w:p w:rsidR="00DD7857" w:rsidRDefault="008A7D50">
      <w:pPr>
        <w:pStyle w:val="Textbody"/>
      </w:pPr>
      <w:r>
        <w:t xml:space="preserve">Testes unitários são uma técnica muito empregada em </w:t>
      </w:r>
      <w:r>
        <w:rPr>
          <w:i/>
          <w:iCs/>
        </w:rPr>
        <w:t>eXtreme</w:t>
      </w:r>
      <w:r>
        <w:t xml:space="preserve"> </w:t>
      </w:r>
      <w:r>
        <w:rPr>
          <w:i/>
          <w:iCs/>
        </w:rPr>
        <w:t>Programming</w:t>
      </w:r>
      <w:r>
        <w:t>.</w:t>
      </w:r>
    </w:p>
    <w:p w:rsidR="00DD7857" w:rsidRDefault="008A7D50">
      <w:pPr>
        <w:pStyle w:val="Textbody"/>
      </w:pPr>
      <w:r>
        <w:t xml:space="preserve">Se fosse feito os testes na maneira convencional no software desenvolvido, teria de cada vez fazer </w:t>
      </w:r>
      <w:r>
        <w:rPr>
          <w:i/>
          <w:iCs/>
        </w:rPr>
        <w:t>login</w:t>
      </w:r>
      <w:r>
        <w:t xml:space="preserve">, ir para a tela esperada, executar as seqüencias de cliques e digitações, fazendo tudo de maneira manual o teste da parte que o necessita para saber se há </w:t>
      </w:r>
      <w:r>
        <w:rPr>
          <w:i/>
          <w:iCs/>
        </w:rPr>
        <w:t>bugs</w:t>
      </w:r>
      <w:r>
        <w:t xml:space="preserve"> ou não. E cada vez que fosse alterado alguma fração de código, todos os testes teriam que ser repetidos. Com JUnit, basta rodar novamente a suíte de testes e analisar os resultados.</w:t>
      </w:r>
    </w:p>
    <w:p w:rsidR="00DD7857" w:rsidRDefault="008A7D50">
      <w:pPr>
        <w:pStyle w:val="Textbody"/>
      </w:pPr>
      <w:r>
        <w:t>Abaixo segue parte do TestCase da classe MovimentoEstoque:</w:t>
      </w:r>
    </w:p>
    <w:p w:rsidR="00DD7857" w:rsidRDefault="008A7D50">
      <w:pPr>
        <w:pStyle w:val="PreformattedText"/>
      </w:pPr>
      <w:bookmarkStart w:id="1742" w:name="264"/>
      <w:r>
        <w:t xml:space="preserve"> </w:t>
      </w:r>
      <w:bookmarkEnd w:id="1742"/>
    </w:p>
    <w:p w:rsidR="00DD7857" w:rsidRPr="005A5400" w:rsidRDefault="008A7D50">
      <w:pPr>
        <w:pStyle w:val="PreformattedText"/>
        <w:rPr>
          <w:lang w:val="en-US"/>
          <w:rPrChange w:id="1743" w:author="eduardo.pichler" w:date="2010-08-23T09:47:00Z">
            <w:rPr/>
          </w:rPrChange>
        </w:rPr>
      </w:pPr>
      <w:r>
        <w:t xml:space="preserve"> </w:t>
      </w:r>
      <w:r w:rsidRPr="005A5400">
        <w:rPr>
          <w:lang w:val="en-US"/>
          <w:rPrChange w:id="1744" w:author="eduardo.pichler" w:date="2010-08-23T09:47:00Z">
            <w:rPr/>
          </w:rPrChange>
        </w:rPr>
        <w:t>26  public class MovimentoEstoqueHomeTest extends TestCase{</w:t>
      </w:r>
    </w:p>
    <w:p w:rsidR="00DD7857" w:rsidRPr="005A5400" w:rsidRDefault="008A7D50">
      <w:pPr>
        <w:pStyle w:val="PreformattedText"/>
        <w:rPr>
          <w:lang w:val="en-US"/>
          <w:rPrChange w:id="1745" w:author="eduardo.pichler" w:date="2010-08-23T09:47:00Z">
            <w:rPr/>
          </w:rPrChange>
        </w:rPr>
      </w:pPr>
      <w:bookmarkStart w:id="1746" w:name="274"/>
      <w:r w:rsidRPr="005A5400">
        <w:rPr>
          <w:lang w:val="en-US"/>
          <w:rPrChange w:id="1747" w:author="eduardo.pichler" w:date="2010-08-23T09:47:00Z">
            <w:rPr/>
          </w:rPrChange>
        </w:rPr>
        <w:t xml:space="preserve"> </w:t>
      </w:r>
      <w:bookmarkEnd w:id="1746"/>
      <w:r w:rsidRPr="005A5400">
        <w:rPr>
          <w:lang w:val="en-US"/>
          <w:rPrChange w:id="1748" w:author="eduardo.pichler" w:date="2010-08-23T09:47:00Z">
            <w:rPr/>
          </w:rPrChange>
        </w:rPr>
        <w:t>27      public MovimentoEstoqueHomeTest(String sTestName){</w:t>
      </w:r>
    </w:p>
    <w:p w:rsidR="00DD7857" w:rsidRPr="005A5400" w:rsidRDefault="008A7D50">
      <w:pPr>
        <w:pStyle w:val="PreformattedText"/>
        <w:rPr>
          <w:lang w:val="en-US"/>
          <w:rPrChange w:id="1749" w:author="eduardo.pichler" w:date="2010-08-23T09:47:00Z">
            <w:rPr/>
          </w:rPrChange>
        </w:rPr>
      </w:pPr>
      <w:bookmarkStart w:id="1750" w:name="285"/>
      <w:r w:rsidRPr="005A5400">
        <w:rPr>
          <w:lang w:val="en-US"/>
          <w:rPrChange w:id="1751" w:author="eduardo.pichler" w:date="2010-08-23T09:47:00Z">
            <w:rPr/>
          </w:rPrChange>
        </w:rPr>
        <w:t xml:space="preserve"> </w:t>
      </w:r>
      <w:bookmarkEnd w:id="1750"/>
      <w:r w:rsidRPr="005A5400">
        <w:rPr>
          <w:lang w:val="en-US"/>
          <w:rPrChange w:id="1752" w:author="eduardo.pichler" w:date="2010-08-23T09:47:00Z">
            <w:rPr/>
          </w:rPrChange>
        </w:rPr>
        <w:t>28          super(sTestName);</w:t>
      </w:r>
    </w:p>
    <w:p w:rsidR="00DD7857" w:rsidRDefault="008A7D50">
      <w:pPr>
        <w:pStyle w:val="PreformattedText"/>
      </w:pPr>
      <w:bookmarkStart w:id="1753" w:name="295"/>
      <w:r w:rsidRPr="005A5400">
        <w:rPr>
          <w:lang w:val="en-US"/>
          <w:rPrChange w:id="1754" w:author="eduardo.pichler" w:date="2010-08-23T09:47:00Z">
            <w:rPr/>
          </w:rPrChange>
        </w:rPr>
        <w:t xml:space="preserve"> </w:t>
      </w:r>
      <w:bookmarkEnd w:id="1753"/>
      <w:r>
        <w:t>29      }</w:t>
      </w:r>
    </w:p>
    <w:p w:rsidR="00DD7857" w:rsidRDefault="008A7D50">
      <w:pPr>
        <w:pStyle w:val="PreformattedText"/>
      </w:pPr>
      <w:bookmarkStart w:id="1755" w:name="305"/>
      <w:r>
        <w:t xml:space="preserve"> </w:t>
      </w:r>
      <w:bookmarkEnd w:id="1755"/>
      <w:r>
        <w:t xml:space="preserve">30   </w:t>
      </w:r>
    </w:p>
    <w:p w:rsidR="00DD7857" w:rsidRDefault="008A7D50">
      <w:pPr>
        <w:pStyle w:val="PreformattedText"/>
      </w:pPr>
      <w:bookmarkStart w:id="1756" w:name="314"/>
      <w:r>
        <w:t xml:space="preserve"> </w:t>
      </w:r>
      <w:bookmarkEnd w:id="1756"/>
      <w:r>
        <w:t>31      public void testFindById(){</w:t>
      </w:r>
    </w:p>
    <w:p w:rsidR="00DD7857" w:rsidRDefault="008A7D50">
      <w:pPr>
        <w:pStyle w:val="PreformattedText"/>
      </w:pPr>
      <w:bookmarkStart w:id="1757" w:name="324"/>
      <w:r>
        <w:t xml:space="preserve"> </w:t>
      </w:r>
      <w:bookmarkEnd w:id="1757"/>
      <w:r>
        <w:t>32          MovimentoEstoqueHome h = new MovimentoEstoqueHome();</w:t>
      </w:r>
    </w:p>
    <w:p w:rsidR="00DD7857" w:rsidRDefault="008A7D50">
      <w:pPr>
        <w:pStyle w:val="PreformattedText"/>
      </w:pPr>
      <w:bookmarkStart w:id="1758" w:name="335"/>
      <w:r>
        <w:t xml:space="preserve"> </w:t>
      </w:r>
      <w:bookmarkEnd w:id="1758"/>
      <w:r>
        <w:t>33          MovimentoEstoque mov =</w:t>
      </w:r>
    </w:p>
    <w:p w:rsidR="00DD7857" w:rsidRPr="005A5400" w:rsidRDefault="008A7D50">
      <w:pPr>
        <w:pStyle w:val="PreformattedText"/>
        <w:rPr>
          <w:lang w:val="en-US"/>
          <w:rPrChange w:id="1759" w:author="eduardo.pichler" w:date="2010-08-23T09:47:00Z">
            <w:rPr/>
          </w:rPrChange>
        </w:rPr>
      </w:pPr>
      <w:bookmarkStart w:id="1760" w:name="345"/>
      <w:r>
        <w:t xml:space="preserve"> </w:t>
      </w:r>
      <w:bookmarkEnd w:id="1760"/>
      <w:r w:rsidRPr="005A5400">
        <w:rPr>
          <w:lang w:val="en-US"/>
          <w:rPrChange w:id="1761" w:author="eduardo.pichler" w:date="2010-08-23T09:47:00Z">
            <w:rPr/>
          </w:rPrChange>
        </w:rPr>
        <w:t>34              h.findById(new MovimentoEstoqueHome().</w:t>
      </w:r>
    </w:p>
    <w:p w:rsidR="00DD7857" w:rsidRPr="005A5400" w:rsidRDefault="008A7D50">
      <w:pPr>
        <w:pStyle w:val="PreformattedText"/>
        <w:rPr>
          <w:lang w:val="en-US"/>
          <w:rPrChange w:id="1762" w:author="eduardo.pichler" w:date="2010-08-23T09:47:00Z">
            <w:rPr/>
          </w:rPrChange>
        </w:rPr>
      </w:pPr>
      <w:bookmarkStart w:id="1763" w:name="355"/>
      <w:r w:rsidRPr="005A5400">
        <w:rPr>
          <w:lang w:val="en-US"/>
          <w:rPrChange w:id="1764" w:author="eduardo.pichler" w:date="2010-08-23T09:47:00Z">
            <w:rPr/>
          </w:rPrChange>
        </w:rPr>
        <w:t xml:space="preserve"> </w:t>
      </w:r>
      <w:bookmarkEnd w:id="1763"/>
      <w:r w:rsidRPr="005A5400">
        <w:rPr>
          <w:lang w:val="en-US"/>
          <w:rPrChange w:id="1765" w:author="eduardo.pichler" w:date="2010-08-23T09:47:00Z">
            <w:rPr/>
          </w:rPrChange>
        </w:rPr>
        <w:t xml:space="preserve">35              </w:t>
      </w:r>
      <w:r w:rsidRPr="005A5400">
        <w:rPr>
          <w:lang w:val="en-US"/>
          <w:rPrChange w:id="1766" w:author="eduardo.pichler" w:date="2010-08-23T09:47:00Z">
            <w:rPr/>
          </w:rPrChange>
        </w:rPr>
        <w:tab/>
      </w:r>
      <w:r w:rsidRPr="005A5400">
        <w:rPr>
          <w:lang w:val="en-US"/>
          <w:rPrChange w:id="1767" w:author="eduardo.pichler" w:date="2010-08-23T09:47:00Z">
            <w:rPr/>
          </w:rPrChange>
        </w:rPr>
        <w:tab/>
        <w:t>findAll().get(0).getId());</w:t>
      </w:r>
    </w:p>
    <w:p w:rsidR="00DD7857" w:rsidRDefault="008A7D50">
      <w:pPr>
        <w:pStyle w:val="PreformattedText"/>
      </w:pPr>
      <w:bookmarkStart w:id="1768" w:name="365"/>
      <w:r w:rsidRPr="005A5400">
        <w:rPr>
          <w:lang w:val="en-US"/>
          <w:rPrChange w:id="1769" w:author="eduardo.pichler" w:date="2010-08-23T09:47:00Z">
            <w:rPr/>
          </w:rPrChange>
        </w:rPr>
        <w:t xml:space="preserve"> </w:t>
      </w:r>
      <w:bookmarkEnd w:id="1768"/>
      <w:r>
        <w:t>36          assertNotNull(mov);</w:t>
      </w:r>
    </w:p>
    <w:p w:rsidR="00DD7857" w:rsidRDefault="008A7D50">
      <w:pPr>
        <w:pStyle w:val="PreformattedText"/>
        <w:spacing w:after="283"/>
      </w:pPr>
      <w:bookmarkStart w:id="1770" w:name="375"/>
      <w:r>
        <w:t xml:space="preserve"> </w:t>
      </w:r>
      <w:bookmarkEnd w:id="1770"/>
      <w:r>
        <w:t>37      }</w:t>
      </w:r>
    </w:p>
    <w:p w:rsidR="00DD7857" w:rsidRDefault="008A7D50">
      <w:pPr>
        <w:pStyle w:val="Textbody"/>
      </w:pPr>
      <w:r>
        <w:t xml:space="preserve">Na linha 36, espera-se que o valor da variável </w:t>
      </w:r>
      <w:r>
        <w:rPr>
          <w:i/>
          <w:iCs/>
        </w:rPr>
        <w:t>mov</w:t>
      </w:r>
      <w:r>
        <w:t xml:space="preserve"> não seja nulo, e caso for, não irá passar no teste.</w:t>
      </w:r>
    </w:p>
    <w:p w:rsidR="00DD7857" w:rsidRDefault="008A7D50">
      <w:pPr>
        <w:pStyle w:val="Textbody"/>
      </w:pPr>
      <w:r>
        <w:t xml:space="preserve">Para rodar esse teste, ele foi colocado na suíte de testes, que depois, passada o </w:t>
      </w:r>
      <w:r>
        <w:rPr>
          <w:i/>
          <w:iCs/>
        </w:rPr>
        <w:t>TestRunner</w:t>
      </w:r>
      <w:r>
        <w:t xml:space="preserve"> faz com que seja rodado. O JUnit através de </w:t>
      </w:r>
      <w:r w:rsidRPr="005A5400">
        <w:rPr>
          <w:i/>
          <w:iCs/>
          <w:rPrChange w:id="1771" w:author="eduardo.pichler" w:date="2010-08-23T09:47:00Z">
            <w:rPr>
              <w:i/>
              <w:iCs/>
              <w:lang w:val="en-US"/>
            </w:rPr>
          </w:rPrChange>
        </w:rPr>
        <w:t>reflection</w:t>
      </w:r>
      <w:r>
        <w:t xml:space="preserve"> irá </w:t>
      </w:r>
      <w:r>
        <w:lastRenderedPageBreak/>
        <w:t xml:space="preserve">chamar todos os métodos de teste do </w:t>
      </w:r>
      <w:r>
        <w:rPr>
          <w:i/>
          <w:iCs/>
        </w:rPr>
        <w:t xml:space="preserve">test case </w:t>
      </w:r>
      <w:r>
        <w:t>que tenham sido declarados com o prefixo “test”.</w:t>
      </w:r>
    </w:p>
    <w:p w:rsidR="00DD7857" w:rsidRDefault="008A7D50">
      <w:pPr>
        <w:pStyle w:val="Textbody"/>
      </w:pPr>
      <w:r>
        <w:t xml:space="preserve">Abaixo a classe de suíte de testes do projeto, do qual todos os </w:t>
      </w:r>
      <w:r>
        <w:rPr>
          <w:i/>
          <w:iCs/>
        </w:rPr>
        <w:t>Test Cases</w:t>
      </w:r>
      <w:r>
        <w:t xml:space="preserve"> estão adicionados:</w:t>
      </w:r>
    </w:p>
    <w:p w:rsidR="00DD7857" w:rsidRDefault="008A7D50">
      <w:pPr>
        <w:pStyle w:val="Standard"/>
      </w:pPr>
      <w:r>
        <w:tab/>
      </w:r>
    </w:p>
    <w:p w:rsidR="00DD7857" w:rsidRPr="005A5400" w:rsidRDefault="008A7D50">
      <w:pPr>
        <w:pStyle w:val="PreformattedText"/>
        <w:rPr>
          <w:lang w:val="en-US"/>
          <w:rPrChange w:id="1772" w:author="eduardo.pichler" w:date="2010-08-23T09:47:00Z">
            <w:rPr/>
          </w:rPrChange>
        </w:rPr>
      </w:pPr>
      <w:bookmarkStart w:id="1773" w:name="384"/>
      <w:r w:rsidRPr="005A5400">
        <w:rPr>
          <w:lang w:val="en-US"/>
          <w:rPrChange w:id="1774" w:author="eduardo.pichler" w:date="2010-08-23T09:47:00Z">
            <w:rPr/>
          </w:rPrChange>
        </w:rPr>
        <w:t>38 public class AllTests{</w:t>
      </w:r>
      <w:bookmarkEnd w:id="1773"/>
    </w:p>
    <w:p w:rsidR="00DD7857" w:rsidRPr="005A5400" w:rsidRDefault="008A7D50">
      <w:pPr>
        <w:pStyle w:val="PreformattedText"/>
        <w:rPr>
          <w:lang w:val="en-US"/>
          <w:rPrChange w:id="1775" w:author="eduardo.pichler" w:date="2010-08-23T09:47:00Z">
            <w:rPr/>
          </w:rPrChange>
        </w:rPr>
      </w:pPr>
      <w:bookmarkStart w:id="1776" w:name="394"/>
      <w:r w:rsidRPr="005A5400">
        <w:rPr>
          <w:lang w:val="en-US"/>
          <w:rPrChange w:id="1777" w:author="eduardo.pichler" w:date="2010-08-23T09:47:00Z">
            <w:rPr/>
          </w:rPrChange>
        </w:rPr>
        <w:t xml:space="preserve">39 </w:t>
      </w:r>
      <w:bookmarkEnd w:id="1776"/>
      <w:r w:rsidRPr="005A5400">
        <w:rPr>
          <w:lang w:val="en-US"/>
          <w:rPrChange w:id="1778" w:author="eduardo.pichler" w:date="2010-08-23T09:47:00Z">
            <w:rPr/>
          </w:rPrChange>
        </w:rPr>
        <w:t xml:space="preserve"> </w:t>
      </w:r>
    </w:p>
    <w:p w:rsidR="00DD7857" w:rsidRPr="005A5400" w:rsidRDefault="008A7D50">
      <w:pPr>
        <w:pStyle w:val="PreformattedText"/>
        <w:rPr>
          <w:lang w:val="en-US"/>
          <w:rPrChange w:id="1779" w:author="eduardo.pichler" w:date="2010-08-23T09:47:00Z">
            <w:rPr/>
          </w:rPrChange>
        </w:rPr>
      </w:pPr>
      <w:bookmarkStart w:id="1780" w:name="404"/>
      <w:r w:rsidRPr="005A5400">
        <w:rPr>
          <w:lang w:val="en-US"/>
          <w:rPrChange w:id="1781" w:author="eduardo.pichler" w:date="2010-08-23T09:47:00Z">
            <w:rPr/>
          </w:rPrChange>
        </w:rPr>
        <w:t xml:space="preserve">40 </w:t>
      </w:r>
      <w:bookmarkEnd w:id="1780"/>
      <w:r w:rsidRPr="005A5400">
        <w:rPr>
          <w:lang w:val="en-US"/>
          <w:rPrChange w:id="1782" w:author="eduardo.pichler" w:date="2010-08-23T09:47:00Z">
            <w:rPr/>
          </w:rPrChange>
        </w:rPr>
        <w:t xml:space="preserve">     public static Test suite(){</w:t>
      </w:r>
    </w:p>
    <w:p w:rsidR="00DD7857" w:rsidRPr="005A5400" w:rsidRDefault="008A7D50">
      <w:pPr>
        <w:pStyle w:val="PreformattedText"/>
        <w:rPr>
          <w:lang w:val="en-US"/>
          <w:rPrChange w:id="1783" w:author="eduardo.pichler" w:date="2010-08-23T09:47:00Z">
            <w:rPr/>
          </w:rPrChange>
        </w:rPr>
      </w:pPr>
      <w:bookmarkStart w:id="1784" w:name="414"/>
      <w:r w:rsidRPr="005A5400">
        <w:rPr>
          <w:lang w:val="en-US"/>
          <w:rPrChange w:id="1785" w:author="eduardo.pichler" w:date="2010-08-23T09:47:00Z">
            <w:rPr/>
          </w:rPrChange>
        </w:rPr>
        <w:t xml:space="preserve">41 </w:t>
      </w:r>
      <w:bookmarkEnd w:id="1784"/>
      <w:r w:rsidRPr="005A5400">
        <w:rPr>
          <w:lang w:val="en-US"/>
          <w:rPrChange w:id="1786" w:author="eduardo.pichler" w:date="2010-08-23T09:47:00Z">
            <w:rPr/>
          </w:rPrChange>
        </w:rPr>
        <w:t xml:space="preserve">         TestSuite suite;</w:t>
      </w:r>
    </w:p>
    <w:p w:rsidR="00DD7857" w:rsidRPr="005A5400" w:rsidRDefault="008A7D50">
      <w:pPr>
        <w:pStyle w:val="PreformattedText"/>
        <w:rPr>
          <w:lang w:val="en-US"/>
          <w:rPrChange w:id="1787" w:author="eduardo.pichler" w:date="2010-08-23T09:47:00Z">
            <w:rPr/>
          </w:rPrChange>
        </w:rPr>
      </w:pPr>
      <w:bookmarkStart w:id="1788" w:name="422"/>
      <w:r w:rsidRPr="005A5400">
        <w:rPr>
          <w:lang w:val="en-US"/>
          <w:rPrChange w:id="1789" w:author="eduardo.pichler" w:date="2010-08-23T09:47:00Z">
            <w:rPr/>
          </w:rPrChange>
        </w:rPr>
        <w:t xml:space="preserve">42 </w:t>
      </w:r>
      <w:bookmarkEnd w:id="1788"/>
      <w:r w:rsidRPr="005A5400">
        <w:rPr>
          <w:lang w:val="en-US"/>
          <w:rPrChange w:id="1790" w:author="eduardo.pichler" w:date="2010-08-23T09:47:00Z">
            <w:rPr/>
          </w:rPrChange>
        </w:rPr>
        <w:t xml:space="preserve">         suite = new TestSuite("AllTests");</w:t>
      </w:r>
    </w:p>
    <w:p w:rsidR="00DD7857" w:rsidRPr="005A5400" w:rsidRDefault="008A7D50">
      <w:pPr>
        <w:pStyle w:val="PreformattedText"/>
        <w:rPr>
          <w:lang w:val="en-US"/>
          <w:rPrChange w:id="1791" w:author="eduardo.pichler" w:date="2010-08-23T09:47:00Z">
            <w:rPr/>
          </w:rPrChange>
        </w:rPr>
      </w:pPr>
      <w:bookmarkStart w:id="1792" w:name="432"/>
      <w:r w:rsidRPr="005A5400">
        <w:rPr>
          <w:lang w:val="en-US"/>
          <w:rPrChange w:id="1793" w:author="eduardo.pichler" w:date="2010-08-23T09:47:00Z">
            <w:rPr/>
          </w:rPrChange>
        </w:rPr>
        <w:t xml:space="preserve">43 </w:t>
      </w:r>
      <w:bookmarkEnd w:id="1792"/>
      <w:r w:rsidRPr="005A5400">
        <w:rPr>
          <w:lang w:val="en-US"/>
          <w:rPrChange w:id="1794" w:author="eduardo.pichler" w:date="2010-08-23T09:47:00Z">
            <w:rPr/>
          </w:rPrChange>
        </w:rPr>
        <w:t xml:space="preserve">         suite.addTestSuite(UsuarioHomeTest.class);</w:t>
      </w:r>
    </w:p>
    <w:p w:rsidR="00DD7857" w:rsidRPr="005A5400" w:rsidRDefault="008A7D50">
      <w:pPr>
        <w:pStyle w:val="PreformattedText"/>
        <w:rPr>
          <w:lang w:val="en-US"/>
          <w:rPrChange w:id="1795" w:author="eduardo.pichler" w:date="2010-08-23T09:47:00Z">
            <w:rPr/>
          </w:rPrChange>
        </w:rPr>
      </w:pPr>
      <w:bookmarkStart w:id="1796" w:name="442"/>
      <w:r w:rsidRPr="005A5400">
        <w:rPr>
          <w:lang w:val="en-US"/>
          <w:rPrChange w:id="1797" w:author="eduardo.pichler" w:date="2010-08-23T09:47:00Z">
            <w:rPr/>
          </w:rPrChange>
        </w:rPr>
        <w:t xml:space="preserve">44 </w:t>
      </w:r>
      <w:bookmarkEnd w:id="1796"/>
      <w:r w:rsidRPr="005A5400">
        <w:rPr>
          <w:lang w:val="en-US"/>
          <w:rPrChange w:id="1798" w:author="eduardo.pichler" w:date="2010-08-23T09:47:00Z">
            <w:rPr/>
          </w:rPrChange>
        </w:rPr>
        <w:t xml:space="preserve">         suite.addTestSuite(ApplicationTest.class);</w:t>
      </w:r>
    </w:p>
    <w:p w:rsidR="00DD7857" w:rsidRPr="005A5400" w:rsidRDefault="008A7D50">
      <w:pPr>
        <w:pStyle w:val="PreformattedText"/>
        <w:rPr>
          <w:lang w:val="en-US"/>
          <w:rPrChange w:id="1799" w:author="eduardo.pichler" w:date="2010-08-23T09:47:00Z">
            <w:rPr/>
          </w:rPrChange>
        </w:rPr>
      </w:pPr>
      <w:bookmarkStart w:id="1800" w:name="452"/>
      <w:r w:rsidRPr="005A5400">
        <w:rPr>
          <w:lang w:val="en-US"/>
          <w:rPrChange w:id="1801" w:author="eduardo.pichler" w:date="2010-08-23T09:47:00Z">
            <w:rPr/>
          </w:rPrChange>
        </w:rPr>
        <w:t xml:space="preserve">45 </w:t>
      </w:r>
      <w:bookmarkEnd w:id="1800"/>
      <w:r w:rsidRPr="005A5400">
        <w:rPr>
          <w:lang w:val="en-US"/>
          <w:rPrChange w:id="1802" w:author="eduardo.pichler" w:date="2010-08-23T09:47:00Z">
            <w:rPr/>
          </w:rPrChange>
        </w:rPr>
        <w:t xml:space="preserve">         suite.addTestSuite(StartFrameTest.class);</w:t>
      </w:r>
    </w:p>
    <w:p w:rsidR="00DD7857" w:rsidRPr="005A5400" w:rsidRDefault="008A7D50">
      <w:pPr>
        <w:pStyle w:val="PreformattedText"/>
        <w:rPr>
          <w:lang w:val="en-US"/>
          <w:rPrChange w:id="1803" w:author="eduardo.pichler" w:date="2010-08-23T09:47:00Z">
            <w:rPr/>
          </w:rPrChange>
        </w:rPr>
      </w:pPr>
      <w:bookmarkStart w:id="1804" w:name="462"/>
      <w:r w:rsidRPr="005A5400">
        <w:rPr>
          <w:lang w:val="en-US"/>
          <w:rPrChange w:id="1805" w:author="eduardo.pichler" w:date="2010-08-23T09:47:00Z">
            <w:rPr/>
          </w:rPrChange>
        </w:rPr>
        <w:t xml:space="preserve">46 </w:t>
      </w:r>
      <w:bookmarkEnd w:id="1804"/>
      <w:r w:rsidRPr="005A5400">
        <w:rPr>
          <w:lang w:val="en-US"/>
          <w:rPrChange w:id="1806" w:author="eduardo.pichler" w:date="2010-08-23T09:47:00Z">
            <w:rPr/>
          </w:rPrChange>
        </w:rPr>
        <w:t xml:space="preserve">         suite.addTestSuite(JPanelAdminUsuariosTest.class);</w:t>
      </w:r>
    </w:p>
    <w:p w:rsidR="00DD7857" w:rsidRPr="005A5400" w:rsidRDefault="008A7D50">
      <w:pPr>
        <w:pStyle w:val="PreformattedText"/>
        <w:rPr>
          <w:lang w:val="en-US"/>
          <w:rPrChange w:id="1807" w:author="eduardo.pichler" w:date="2010-08-23T09:47:00Z">
            <w:rPr/>
          </w:rPrChange>
        </w:rPr>
      </w:pPr>
      <w:bookmarkStart w:id="1808" w:name="472"/>
      <w:r w:rsidRPr="005A5400">
        <w:rPr>
          <w:lang w:val="en-US"/>
          <w:rPrChange w:id="1809" w:author="eduardo.pichler" w:date="2010-08-23T09:47:00Z">
            <w:rPr/>
          </w:rPrChange>
        </w:rPr>
        <w:t xml:space="preserve">47 </w:t>
      </w:r>
      <w:bookmarkEnd w:id="1808"/>
      <w:r w:rsidRPr="005A5400">
        <w:rPr>
          <w:lang w:val="en-US"/>
          <w:rPrChange w:id="1810" w:author="eduardo.pichler" w:date="2010-08-23T09:47:00Z">
            <w:rPr/>
          </w:rPrChange>
        </w:rPr>
        <w:t xml:space="preserve">         suite.addTestSuite(NewUserActionAdapterTest.class);</w:t>
      </w:r>
    </w:p>
    <w:p w:rsidR="00DD7857" w:rsidRPr="005A5400" w:rsidRDefault="008A7D50">
      <w:pPr>
        <w:pStyle w:val="PreformattedText"/>
        <w:rPr>
          <w:lang w:val="en-US"/>
          <w:rPrChange w:id="1811" w:author="eduardo.pichler" w:date="2010-08-23T09:47:00Z">
            <w:rPr/>
          </w:rPrChange>
        </w:rPr>
      </w:pPr>
      <w:bookmarkStart w:id="1812" w:name="482"/>
      <w:r w:rsidRPr="005A5400">
        <w:rPr>
          <w:lang w:val="en-US"/>
          <w:rPrChange w:id="1813" w:author="eduardo.pichler" w:date="2010-08-23T09:47:00Z">
            <w:rPr/>
          </w:rPrChange>
        </w:rPr>
        <w:t xml:space="preserve">48 </w:t>
      </w:r>
      <w:bookmarkEnd w:id="1812"/>
      <w:r w:rsidRPr="005A5400">
        <w:rPr>
          <w:lang w:val="en-US"/>
          <w:rPrChange w:id="1814" w:author="eduardo.pichler" w:date="2010-08-23T09:47:00Z">
            <w:rPr/>
          </w:rPrChange>
        </w:rPr>
        <w:t xml:space="preserve">         suite.addTestSuite(HibernateRootTest.class);</w:t>
      </w:r>
    </w:p>
    <w:p w:rsidR="00DD7857" w:rsidRPr="005A5400" w:rsidRDefault="008A7D50">
      <w:pPr>
        <w:pStyle w:val="PreformattedText"/>
        <w:rPr>
          <w:lang w:val="en-US"/>
          <w:rPrChange w:id="1815" w:author="eduardo.pichler" w:date="2010-08-23T09:47:00Z">
            <w:rPr/>
          </w:rPrChange>
        </w:rPr>
      </w:pPr>
      <w:bookmarkStart w:id="1816" w:name="492"/>
      <w:r w:rsidRPr="005A5400">
        <w:rPr>
          <w:lang w:val="en-US"/>
          <w:rPrChange w:id="1817" w:author="eduardo.pichler" w:date="2010-08-23T09:47:00Z">
            <w:rPr/>
          </w:rPrChange>
        </w:rPr>
        <w:t xml:space="preserve">49 </w:t>
      </w:r>
      <w:bookmarkEnd w:id="1816"/>
      <w:r w:rsidRPr="005A5400">
        <w:rPr>
          <w:lang w:val="en-US"/>
          <w:rPrChange w:id="1818" w:author="eduardo.pichler" w:date="2010-08-23T09:47:00Z">
            <w:rPr/>
          </w:rPrChange>
        </w:rPr>
        <w:t xml:space="preserve">         suite.addTestSuite(ProdutoHomeTest.class);</w:t>
      </w:r>
    </w:p>
    <w:p w:rsidR="00DD7857" w:rsidRPr="005A5400" w:rsidRDefault="008A7D50">
      <w:pPr>
        <w:pStyle w:val="PreformattedText"/>
        <w:rPr>
          <w:lang w:val="en-US"/>
          <w:rPrChange w:id="1819" w:author="eduardo.pichler" w:date="2010-08-23T09:47:00Z">
            <w:rPr/>
          </w:rPrChange>
        </w:rPr>
      </w:pPr>
      <w:bookmarkStart w:id="1820" w:name="502"/>
      <w:r w:rsidRPr="005A5400">
        <w:rPr>
          <w:lang w:val="en-US"/>
          <w:rPrChange w:id="1821" w:author="eduardo.pichler" w:date="2010-08-23T09:47:00Z">
            <w:rPr/>
          </w:rPrChange>
        </w:rPr>
        <w:t xml:space="preserve">50 </w:t>
      </w:r>
      <w:bookmarkEnd w:id="1820"/>
      <w:r w:rsidRPr="005A5400">
        <w:rPr>
          <w:lang w:val="en-US"/>
          <w:rPrChange w:id="1822" w:author="eduardo.pichler" w:date="2010-08-23T09:47:00Z">
            <w:rPr/>
          </w:rPrChange>
        </w:rPr>
        <w:t xml:space="preserve">         suite.addTestSuite(PessoaHomeTest.class);</w:t>
      </w:r>
    </w:p>
    <w:p w:rsidR="00DD7857" w:rsidRPr="005A5400" w:rsidRDefault="008A7D50">
      <w:pPr>
        <w:pStyle w:val="PreformattedText"/>
        <w:rPr>
          <w:lang w:val="en-US"/>
          <w:rPrChange w:id="1823" w:author="eduardo.pichler" w:date="2010-08-23T09:47:00Z">
            <w:rPr/>
          </w:rPrChange>
        </w:rPr>
      </w:pPr>
      <w:bookmarkStart w:id="1824" w:name="512"/>
      <w:r w:rsidRPr="005A5400">
        <w:rPr>
          <w:lang w:val="en-US"/>
          <w:rPrChange w:id="1825" w:author="eduardo.pichler" w:date="2010-08-23T09:47:00Z">
            <w:rPr/>
          </w:rPrChange>
        </w:rPr>
        <w:t xml:space="preserve">51 </w:t>
      </w:r>
      <w:bookmarkEnd w:id="1824"/>
      <w:r w:rsidRPr="005A5400">
        <w:rPr>
          <w:lang w:val="en-US"/>
          <w:rPrChange w:id="1826" w:author="eduardo.pichler" w:date="2010-08-23T09:47:00Z">
            <w:rPr/>
          </w:rPrChange>
        </w:rPr>
        <w:t xml:space="preserve">         suite.addTestSuite(PanelPesquisaProdutoBuilderTest.class);</w:t>
      </w:r>
    </w:p>
    <w:p w:rsidR="00DD7857" w:rsidRPr="005A5400" w:rsidRDefault="008A7D50">
      <w:pPr>
        <w:pStyle w:val="PreformattedText"/>
        <w:rPr>
          <w:lang w:val="en-US"/>
          <w:rPrChange w:id="1827" w:author="eduardo.pichler" w:date="2010-08-23T09:47:00Z">
            <w:rPr/>
          </w:rPrChange>
        </w:rPr>
      </w:pPr>
      <w:bookmarkStart w:id="1828" w:name="522"/>
      <w:r w:rsidRPr="005A5400">
        <w:rPr>
          <w:lang w:val="en-US"/>
          <w:rPrChange w:id="1829" w:author="eduardo.pichler" w:date="2010-08-23T09:47:00Z">
            <w:rPr/>
          </w:rPrChange>
        </w:rPr>
        <w:t xml:space="preserve">52 </w:t>
      </w:r>
      <w:bookmarkEnd w:id="1828"/>
      <w:r w:rsidRPr="005A5400">
        <w:rPr>
          <w:lang w:val="en-US"/>
          <w:rPrChange w:id="1830" w:author="eduardo.pichler" w:date="2010-08-23T09:47:00Z">
            <w:rPr/>
          </w:rPrChange>
        </w:rPr>
        <w:t xml:space="preserve">         suite.addTestSuite(JDialogProdutoTest.class);</w:t>
      </w:r>
    </w:p>
    <w:p w:rsidR="00DD7857" w:rsidRPr="005A5400" w:rsidRDefault="008A7D50">
      <w:pPr>
        <w:pStyle w:val="PreformattedText"/>
        <w:rPr>
          <w:lang w:val="en-US"/>
          <w:rPrChange w:id="1831" w:author="eduardo.pichler" w:date="2010-08-23T09:47:00Z">
            <w:rPr/>
          </w:rPrChange>
        </w:rPr>
      </w:pPr>
      <w:bookmarkStart w:id="1832" w:name="532"/>
      <w:r w:rsidRPr="005A5400">
        <w:rPr>
          <w:lang w:val="en-US"/>
          <w:rPrChange w:id="1833" w:author="eduardo.pichler" w:date="2010-08-23T09:47:00Z">
            <w:rPr/>
          </w:rPrChange>
        </w:rPr>
        <w:t xml:space="preserve">53 </w:t>
      </w:r>
      <w:bookmarkEnd w:id="1832"/>
      <w:r w:rsidRPr="005A5400">
        <w:rPr>
          <w:lang w:val="en-US"/>
          <w:rPrChange w:id="1834" w:author="eduardo.pichler" w:date="2010-08-23T09:47:00Z">
            <w:rPr/>
          </w:rPrChange>
        </w:rPr>
        <w:t xml:space="preserve">         suite.addTestSuite(ContaReceberHomeTest.class);</w:t>
      </w:r>
    </w:p>
    <w:p w:rsidR="00DD7857" w:rsidRPr="005A5400" w:rsidRDefault="008A7D50">
      <w:pPr>
        <w:pStyle w:val="PreformattedText"/>
        <w:rPr>
          <w:lang w:val="en-US"/>
          <w:rPrChange w:id="1835" w:author="eduardo.pichler" w:date="2010-08-23T09:47:00Z">
            <w:rPr/>
          </w:rPrChange>
        </w:rPr>
      </w:pPr>
      <w:bookmarkStart w:id="1836" w:name="542"/>
      <w:r w:rsidRPr="005A5400">
        <w:rPr>
          <w:lang w:val="en-US"/>
          <w:rPrChange w:id="1837" w:author="eduardo.pichler" w:date="2010-08-23T09:47:00Z">
            <w:rPr/>
          </w:rPrChange>
        </w:rPr>
        <w:t xml:space="preserve">54 </w:t>
      </w:r>
      <w:bookmarkEnd w:id="1836"/>
      <w:r w:rsidRPr="005A5400">
        <w:rPr>
          <w:lang w:val="en-US"/>
          <w:rPrChange w:id="1838" w:author="eduardo.pichler" w:date="2010-08-23T09:47:00Z">
            <w:rPr/>
          </w:rPrChange>
        </w:rPr>
        <w:t xml:space="preserve">         suite.addTestSuite(ContaPagarHomeTest.class);</w:t>
      </w:r>
    </w:p>
    <w:p w:rsidR="00DD7857" w:rsidRPr="005A5400" w:rsidRDefault="008A7D50">
      <w:pPr>
        <w:pStyle w:val="PreformattedText"/>
        <w:rPr>
          <w:lang w:val="en-US"/>
          <w:rPrChange w:id="1839" w:author="eduardo.pichler" w:date="2010-08-23T09:47:00Z">
            <w:rPr/>
          </w:rPrChange>
        </w:rPr>
      </w:pPr>
      <w:bookmarkStart w:id="1840" w:name="552"/>
      <w:r w:rsidRPr="005A5400">
        <w:rPr>
          <w:lang w:val="en-US"/>
          <w:rPrChange w:id="1841" w:author="eduardo.pichler" w:date="2010-08-23T09:47:00Z">
            <w:rPr/>
          </w:rPrChange>
        </w:rPr>
        <w:t xml:space="preserve">55 </w:t>
      </w:r>
      <w:bookmarkEnd w:id="1840"/>
      <w:r w:rsidRPr="005A5400">
        <w:rPr>
          <w:lang w:val="en-US"/>
          <w:rPrChange w:id="1842" w:author="eduardo.pichler" w:date="2010-08-23T09:47:00Z">
            <w:rPr/>
          </w:rPrChange>
        </w:rPr>
        <w:t xml:space="preserve">         suite.addTestSuite(MenuFinancasFactoryTest.class);</w:t>
      </w:r>
    </w:p>
    <w:p w:rsidR="00DD7857" w:rsidRPr="005A5400" w:rsidRDefault="008A7D50">
      <w:pPr>
        <w:pStyle w:val="PreformattedText"/>
        <w:rPr>
          <w:lang w:val="en-US"/>
          <w:rPrChange w:id="1843" w:author="eduardo.pichler" w:date="2010-08-23T09:47:00Z">
            <w:rPr/>
          </w:rPrChange>
        </w:rPr>
      </w:pPr>
      <w:bookmarkStart w:id="1844" w:name="562"/>
      <w:r w:rsidRPr="005A5400">
        <w:rPr>
          <w:lang w:val="en-US"/>
          <w:rPrChange w:id="1845" w:author="eduardo.pichler" w:date="2010-08-23T09:47:00Z">
            <w:rPr/>
          </w:rPrChange>
        </w:rPr>
        <w:t xml:space="preserve">56 </w:t>
      </w:r>
      <w:bookmarkEnd w:id="1844"/>
      <w:r w:rsidRPr="005A5400">
        <w:rPr>
          <w:lang w:val="en-US"/>
          <w:rPrChange w:id="1846" w:author="eduardo.pichler" w:date="2010-08-23T09:47:00Z">
            <w:rPr/>
          </w:rPrChange>
        </w:rPr>
        <w:t xml:space="preserve">         suite.addTestSuite(MenuCadastroFactoryTest.class);</w:t>
      </w:r>
    </w:p>
    <w:p w:rsidR="00DD7857" w:rsidRPr="005A5400" w:rsidRDefault="008A7D50">
      <w:pPr>
        <w:pStyle w:val="PreformattedText"/>
        <w:rPr>
          <w:lang w:val="en-US"/>
          <w:rPrChange w:id="1847" w:author="eduardo.pichler" w:date="2010-08-23T09:47:00Z">
            <w:rPr/>
          </w:rPrChange>
        </w:rPr>
      </w:pPr>
      <w:bookmarkStart w:id="1848" w:name="573"/>
      <w:r w:rsidRPr="005A5400">
        <w:rPr>
          <w:lang w:val="en-US"/>
          <w:rPrChange w:id="1849" w:author="eduardo.pichler" w:date="2010-08-23T09:47:00Z">
            <w:rPr/>
          </w:rPrChange>
        </w:rPr>
        <w:t xml:space="preserve">57 </w:t>
      </w:r>
      <w:bookmarkEnd w:id="1848"/>
      <w:r w:rsidRPr="005A5400">
        <w:rPr>
          <w:lang w:val="en-US"/>
          <w:rPrChange w:id="1850" w:author="eduardo.pichler" w:date="2010-08-23T09:47:00Z">
            <w:rPr/>
          </w:rPrChange>
        </w:rPr>
        <w:t xml:space="preserve">         suite.addTestSuite(MenuSegurancaFactoryTest.class);</w:t>
      </w:r>
    </w:p>
    <w:p w:rsidR="00DD7857" w:rsidRPr="005A5400" w:rsidRDefault="008A7D50">
      <w:pPr>
        <w:pStyle w:val="PreformattedText"/>
        <w:rPr>
          <w:lang w:val="en-US"/>
          <w:rPrChange w:id="1851" w:author="eduardo.pichler" w:date="2010-08-23T09:47:00Z">
            <w:rPr/>
          </w:rPrChange>
        </w:rPr>
      </w:pPr>
      <w:bookmarkStart w:id="1852" w:name="583"/>
      <w:r w:rsidRPr="005A5400">
        <w:rPr>
          <w:lang w:val="en-US"/>
          <w:rPrChange w:id="1853" w:author="eduardo.pichler" w:date="2010-08-23T09:47:00Z">
            <w:rPr/>
          </w:rPrChange>
        </w:rPr>
        <w:t xml:space="preserve">58 </w:t>
      </w:r>
      <w:bookmarkEnd w:id="1852"/>
      <w:r w:rsidRPr="005A5400">
        <w:rPr>
          <w:lang w:val="en-US"/>
          <w:rPrChange w:id="1854" w:author="eduardo.pichler" w:date="2010-08-23T09:47:00Z">
            <w:rPr/>
          </w:rPrChange>
        </w:rPr>
        <w:t xml:space="preserve">         suite.addTestSuite(JDialogFindPessoaTest.class);</w:t>
      </w:r>
    </w:p>
    <w:p w:rsidR="00DD7857" w:rsidRPr="005A5400" w:rsidRDefault="008A7D50">
      <w:pPr>
        <w:pStyle w:val="PreformattedText"/>
        <w:rPr>
          <w:lang w:val="en-US"/>
          <w:rPrChange w:id="1855" w:author="eduardo.pichler" w:date="2010-08-23T09:47:00Z">
            <w:rPr/>
          </w:rPrChange>
        </w:rPr>
      </w:pPr>
      <w:bookmarkStart w:id="1856" w:name="594"/>
      <w:r w:rsidRPr="005A5400">
        <w:rPr>
          <w:lang w:val="en-US"/>
          <w:rPrChange w:id="1857" w:author="eduardo.pichler" w:date="2010-08-23T09:47:00Z">
            <w:rPr/>
          </w:rPrChange>
        </w:rPr>
        <w:t xml:space="preserve">59 </w:t>
      </w:r>
      <w:bookmarkEnd w:id="1856"/>
      <w:r w:rsidRPr="005A5400">
        <w:rPr>
          <w:lang w:val="en-US"/>
          <w:rPrChange w:id="1858" w:author="eduardo.pichler" w:date="2010-08-23T09:47:00Z">
            <w:rPr/>
          </w:rPrChange>
        </w:rPr>
        <w:t xml:space="preserve">         suite.addTestSuite(JDialogContaPagarTest.class);</w:t>
      </w:r>
    </w:p>
    <w:p w:rsidR="00DD7857" w:rsidRPr="005A5400" w:rsidRDefault="008A7D50">
      <w:pPr>
        <w:pStyle w:val="PreformattedText"/>
        <w:rPr>
          <w:lang w:val="en-US"/>
          <w:rPrChange w:id="1859" w:author="eduardo.pichler" w:date="2010-08-23T09:47:00Z">
            <w:rPr/>
          </w:rPrChange>
        </w:rPr>
      </w:pPr>
      <w:bookmarkStart w:id="1860" w:name="604"/>
      <w:r w:rsidRPr="005A5400">
        <w:rPr>
          <w:lang w:val="en-US"/>
          <w:rPrChange w:id="1861" w:author="eduardo.pichler" w:date="2010-08-23T09:47:00Z">
            <w:rPr/>
          </w:rPrChange>
        </w:rPr>
        <w:t xml:space="preserve">60 </w:t>
      </w:r>
      <w:bookmarkEnd w:id="1860"/>
      <w:r w:rsidRPr="005A5400">
        <w:rPr>
          <w:lang w:val="en-US"/>
          <w:rPrChange w:id="1862" w:author="eduardo.pichler" w:date="2010-08-23T09:47:00Z">
            <w:rPr/>
          </w:rPrChange>
        </w:rPr>
        <w:t xml:space="preserve">         suite.addTestSuite(FindPessoaTest.class);</w:t>
      </w:r>
    </w:p>
    <w:p w:rsidR="00DD7857" w:rsidRDefault="008A7D50">
      <w:pPr>
        <w:pStyle w:val="PreformattedText"/>
      </w:pPr>
      <w:bookmarkStart w:id="1863" w:name="613"/>
      <w:r>
        <w:t xml:space="preserve">61 </w:t>
      </w:r>
      <w:bookmarkEnd w:id="1863"/>
      <w:r>
        <w:t xml:space="preserve">         suite.addTestSuite(JDialogContaReceberTest.class);</w:t>
      </w:r>
    </w:p>
    <w:p w:rsidR="00DD7857" w:rsidRDefault="008A7D50">
      <w:pPr>
        <w:pStyle w:val="PreformattedText"/>
      </w:pPr>
      <w:bookmarkStart w:id="1864" w:name="623"/>
      <w:r>
        <w:t xml:space="preserve">62 </w:t>
      </w:r>
      <w:bookmarkEnd w:id="1864"/>
      <w:r>
        <w:t xml:space="preserve">         suite.addTestSuite(MovimentoEstoqueHomeTest.class);</w:t>
      </w:r>
    </w:p>
    <w:p w:rsidR="00DD7857" w:rsidRDefault="008A7D50">
      <w:pPr>
        <w:pStyle w:val="PreformattedText"/>
      </w:pPr>
      <w:bookmarkStart w:id="1865" w:name="632"/>
      <w:r>
        <w:t xml:space="preserve">63 </w:t>
      </w:r>
      <w:bookmarkEnd w:id="1865"/>
      <w:r>
        <w:t xml:space="preserve">         suite.addTestSuite(BotaoFindPessoaTest.class);</w:t>
      </w:r>
    </w:p>
    <w:p w:rsidR="00DD7857" w:rsidRDefault="008A7D50">
      <w:pPr>
        <w:pStyle w:val="PreformattedText"/>
      </w:pPr>
      <w:bookmarkStart w:id="1866" w:name="642"/>
      <w:r>
        <w:t xml:space="preserve">64 </w:t>
      </w:r>
      <w:bookmarkEnd w:id="1866"/>
      <w:r>
        <w:t xml:space="preserve">         suite.addTestSuite(JDialogFindProdutoTest.class);</w:t>
      </w:r>
    </w:p>
    <w:p w:rsidR="00DD7857" w:rsidRDefault="008A7D50">
      <w:pPr>
        <w:pStyle w:val="PreformattedText"/>
      </w:pPr>
      <w:bookmarkStart w:id="1867" w:name="653"/>
      <w:r>
        <w:t xml:space="preserve">65 </w:t>
      </w:r>
      <w:bookmarkEnd w:id="1867"/>
      <w:r>
        <w:t xml:space="preserve">         suite.addTestSuite(JDialogMovimentoEstoqueTest.class);</w:t>
      </w:r>
    </w:p>
    <w:p w:rsidR="00DD7857" w:rsidRDefault="008A7D50">
      <w:pPr>
        <w:pStyle w:val="PreformattedText"/>
      </w:pPr>
      <w:bookmarkStart w:id="1868" w:name="664"/>
      <w:r>
        <w:t xml:space="preserve">66 </w:t>
      </w:r>
      <w:bookmarkEnd w:id="1868"/>
      <w:r>
        <w:t xml:space="preserve">         suite.addTestSuite(BirtEngineTest.class);</w:t>
      </w:r>
    </w:p>
    <w:p w:rsidR="00DD7857" w:rsidRDefault="008A7D50">
      <w:pPr>
        <w:pStyle w:val="PreformattedText"/>
      </w:pPr>
      <w:bookmarkStart w:id="1869" w:name="673"/>
      <w:r>
        <w:t xml:space="preserve">67 </w:t>
      </w:r>
      <w:bookmarkEnd w:id="1869"/>
      <w:r>
        <w:t xml:space="preserve">         suite.addTestSuite(MenuRelatoriosFactoryTest.class);</w:t>
      </w:r>
    </w:p>
    <w:p w:rsidR="00DD7857" w:rsidRPr="005A5400" w:rsidRDefault="008A7D50">
      <w:pPr>
        <w:pStyle w:val="PreformattedText"/>
        <w:rPr>
          <w:lang w:val="en-US"/>
          <w:rPrChange w:id="1870" w:author="eduardo.pichler" w:date="2010-08-23T09:47:00Z">
            <w:rPr/>
          </w:rPrChange>
        </w:rPr>
      </w:pPr>
      <w:bookmarkStart w:id="1871" w:name="683"/>
      <w:r w:rsidRPr="005A5400">
        <w:rPr>
          <w:lang w:val="en-US"/>
          <w:rPrChange w:id="1872" w:author="eduardo.pichler" w:date="2010-08-23T09:47:00Z">
            <w:rPr/>
          </w:rPrChange>
        </w:rPr>
        <w:t xml:space="preserve">68 </w:t>
      </w:r>
      <w:bookmarkEnd w:id="1871"/>
      <w:r w:rsidRPr="005A5400">
        <w:rPr>
          <w:lang w:val="en-US"/>
          <w:rPrChange w:id="1873" w:author="eduardo.pichler" w:date="2010-08-23T09:47:00Z">
            <w:rPr/>
          </w:rPrChange>
        </w:rPr>
        <w:t xml:space="preserve">         suite.addTestSuite(TipoContaHomeTest.class);</w:t>
      </w:r>
    </w:p>
    <w:p w:rsidR="00DD7857" w:rsidRPr="005A5400" w:rsidRDefault="008A7D50">
      <w:pPr>
        <w:pStyle w:val="PreformattedText"/>
        <w:rPr>
          <w:lang w:val="en-US"/>
          <w:rPrChange w:id="1874" w:author="eduardo.pichler" w:date="2010-08-23T09:47:00Z">
            <w:rPr/>
          </w:rPrChange>
        </w:rPr>
      </w:pPr>
      <w:bookmarkStart w:id="1875" w:name="693"/>
      <w:r w:rsidRPr="005A5400">
        <w:rPr>
          <w:lang w:val="en-US"/>
          <w:rPrChange w:id="1876" w:author="eduardo.pichler" w:date="2010-08-23T09:47:00Z">
            <w:rPr/>
          </w:rPrChange>
        </w:rPr>
        <w:t xml:space="preserve">69 </w:t>
      </w:r>
      <w:bookmarkEnd w:id="1875"/>
      <w:r w:rsidRPr="005A5400">
        <w:rPr>
          <w:lang w:val="en-US"/>
          <w:rPrChange w:id="1877" w:author="eduardo.pichler" w:date="2010-08-23T09:47:00Z">
            <w:rPr/>
          </w:rPrChange>
        </w:rPr>
        <w:t xml:space="preserve">         suite.addTestSuite(CategoriaProdutoHomeTest.class);</w:t>
      </w:r>
    </w:p>
    <w:p w:rsidR="00DD7857" w:rsidRPr="005A5400" w:rsidRDefault="008A7D50">
      <w:pPr>
        <w:pStyle w:val="PreformattedText"/>
        <w:rPr>
          <w:lang w:val="en-US"/>
          <w:rPrChange w:id="1878" w:author="eduardo.pichler" w:date="2010-08-23T09:47:00Z">
            <w:rPr/>
          </w:rPrChange>
        </w:rPr>
      </w:pPr>
      <w:bookmarkStart w:id="1879" w:name="703"/>
      <w:r w:rsidRPr="005A5400">
        <w:rPr>
          <w:lang w:val="en-US"/>
          <w:rPrChange w:id="1880" w:author="eduardo.pichler" w:date="2010-08-23T09:47:00Z">
            <w:rPr/>
          </w:rPrChange>
        </w:rPr>
        <w:t xml:space="preserve">70 </w:t>
      </w:r>
      <w:bookmarkEnd w:id="1879"/>
      <w:r w:rsidRPr="005A5400">
        <w:rPr>
          <w:lang w:val="en-US"/>
          <w:rPrChange w:id="1881" w:author="eduardo.pichler" w:date="2010-08-23T09:47:00Z">
            <w:rPr/>
          </w:rPrChange>
        </w:rPr>
        <w:t xml:space="preserve">         return suite;</w:t>
      </w:r>
    </w:p>
    <w:p w:rsidR="00DD7857" w:rsidRPr="005A5400" w:rsidRDefault="008A7D50">
      <w:pPr>
        <w:pStyle w:val="PreformattedText"/>
        <w:rPr>
          <w:lang w:val="en-US"/>
          <w:rPrChange w:id="1882" w:author="eduardo.pichler" w:date="2010-08-23T09:47:00Z">
            <w:rPr/>
          </w:rPrChange>
        </w:rPr>
      </w:pPr>
      <w:bookmarkStart w:id="1883" w:name="713"/>
      <w:r w:rsidRPr="005A5400">
        <w:rPr>
          <w:lang w:val="en-US"/>
          <w:rPrChange w:id="1884" w:author="eduardo.pichler" w:date="2010-08-23T09:47:00Z">
            <w:rPr/>
          </w:rPrChange>
        </w:rPr>
        <w:t xml:space="preserve">71 </w:t>
      </w:r>
      <w:bookmarkEnd w:id="1883"/>
      <w:r w:rsidRPr="005A5400">
        <w:rPr>
          <w:lang w:val="en-US"/>
          <w:rPrChange w:id="1885" w:author="eduardo.pichler" w:date="2010-08-23T09:47:00Z">
            <w:rPr/>
          </w:rPrChange>
        </w:rPr>
        <w:t xml:space="preserve">     }</w:t>
      </w:r>
    </w:p>
    <w:p w:rsidR="00DD7857" w:rsidRPr="005A5400" w:rsidRDefault="008A7D50">
      <w:pPr>
        <w:pStyle w:val="PreformattedText"/>
        <w:rPr>
          <w:lang w:val="en-US"/>
          <w:rPrChange w:id="1886" w:author="eduardo.pichler" w:date="2010-08-23T09:47:00Z">
            <w:rPr/>
          </w:rPrChange>
        </w:rPr>
      </w:pPr>
      <w:bookmarkStart w:id="1887" w:name="723"/>
      <w:r w:rsidRPr="005A5400">
        <w:rPr>
          <w:lang w:val="en-US"/>
          <w:rPrChange w:id="1888" w:author="eduardo.pichler" w:date="2010-08-23T09:47:00Z">
            <w:rPr/>
          </w:rPrChange>
        </w:rPr>
        <w:t xml:space="preserve">72 </w:t>
      </w:r>
      <w:bookmarkEnd w:id="1887"/>
      <w:r w:rsidRPr="005A5400">
        <w:rPr>
          <w:lang w:val="en-US"/>
          <w:rPrChange w:id="1889" w:author="eduardo.pichler" w:date="2010-08-23T09:47:00Z">
            <w:rPr/>
          </w:rPrChange>
        </w:rPr>
        <w:t xml:space="preserve"> </w:t>
      </w:r>
    </w:p>
    <w:p w:rsidR="00DD7857" w:rsidRPr="005A5400" w:rsidRDefault="008A7D50">
      <w:pPr>
        <w:pStyle w:val="PreformattedText"/>
        <w:rPr>
          <w:lang w:val="en-US"/>
          <w:rPrChange w:id="1890" w:author="eduardo.pichler" w:date="2010-08-23T09:47:00Z">
            <w:rPr/>
          </w:rPrChange>
        </w:rPr>
      </w:pPr>
      <w:bookmarkStart w:id="1891" w:name="733"/>
      <w:r w:rsidRPr="005A5400">
        <w:rPr>
          <w:lang w:val="en-US"/>
          <w:rPrChange w:id="1892" w:author="eduardo.pichler" w:date="2010-08-23T09:47:00Z">
            <w:rPr/>
          </w:rPrChange>
        </w:rPr>
        <w:t xml:space="preserve">73 </w:t>
      </w:r>
      <w:bookmarkEnd w:id="1891"/>
      <w:r w:rsidRPr="005A5400">
        <w:rPr>
          <w:lang w:val="en-US"/>
          <w:rPrChange w:id="1893" w:author="eduardo.pichler" w:date="2010-08-23T09:47:00Z">
            <w:rPr/>
          </w:rPrChange>
        </w:rPr>
        <w:t xml:space="preserve">     public static void main(String[] args){</w:t>
      </w:r>
    </w:p>
    <w:p w:rsidR="00DD7857" w:rsidRPr="005A5400" w:rsidRDefault="008A7D50">
      <w:pPr>
        <w:pStyle w:val="PreformattedText"/>
        <w:rPr>
          <w:lang w:val="en-US"/>
          <w:rPrChange w:id="1894" w:author="eduardo.pichler" w:date="2010-08-23T09:47:00Z">
            <w:rPr/>
          </w:rPrChange>
        </w:rPr>
      </w:pPr>
      <w:bookmarkStart w:id="1895" w:name="742"/>
      <w:r w:rsidRPr="005A5400">
        <w:rPr>
          <w:lang w:val="en-US"/>
          <w:rPrChange w:id="1896" w:author="eduardo.pichler" w:date="2010-08-23T09:47:00Z">
            <w:rPr/>
          </w:rPrChange>
        </w:rPr>
        <w:t xml:space="preserve">74 </w:t>
      </w:r>
      <w:bookmarkEnd w:id="1895"/>
      <w:r w:rsidRPr="005A5400">
        <w:rPr>
          <w:lang w:val="en-US"/>
          <w:rPrChange w:id="1897" w:author="eduardo.pichler" w:date="2010-08-23T09:47:00Z">
            <w:rPr/>
          </w:rPrChange>
        </w:rPr>
        <w:t xml:space="preserve">         String args2[] = { "-noloading", "test.AllTests" };</w:t>
      </w:r>
    </w:p>
    <w:p w:rsidR="00DD7857" w:rsidRDefault="008A7D50">
      <w:pPr>
        <w:pStyle w:val="PreformattedText"/>
      </w:pPr>
      <w:bookmarkStart w:id="1898" w:name="753"/>
      <w:r>
        <w:lastRenderedPageBreak/>
        <w:t xml:space="preserve">75 </w:t>
      </w:r>
      <w:bookmarkEnd w:id="1898"/>
      <w:r>
        <w:t xml:space="preserve">         TestRunner.main(args2);</w:t>
      </w:r>
    </w:p>
    <w:p w:rsidR="00DD7857" w:rsidRDefault="008A7D50">
      <w:pPr>
        <w:pStyle w:val="PreformattedText"/>
      </w:pPr>
      <w:bookmarkStart w:id="1899" w:name="764"/>
      <w:r>
        <w:t xml:space="preserve">76 </w:t>
      </w:r>
      <w:bookmarkEnd w:id="1899"/>
      <w:r>
        <w:t xml:space="preserve">     }</w:t>
      </w:r>
    </w:p>
    <w:p w:rsidR="00DD7857" w:rsidRDefault="008A7D50">
      <w:pPr>
        <w:pStyle w:val="PreformattedText"/>
        <w:spacing w:after="283"/>
      </w:pPr>
      <w:bookmarkStart w:id="1900" w:name="772"/>
      <w:r>
        <w:t xml:space="preserve">77 </w:t>
      </w:r>
      <w:bookmarkEnd w:id="1900"/>
      <w:r>
        <w:t xml:space="preserve"> }</w:t>
      </w:r>
    </w:p>
    <w:p w:rsidR="00DD7857" w:rsidRDefault="008A7D50">
      <w:pPr>
        <w:pStyle w:val="Textbody"/>
      </w:pPr>
      <w:r>
        <w:t xml:space="preserve">No método construtor da classe, os testes são adicionados, e no método </w:t>
      </w:r>
      <w:r>
        <w:rPr>
          <w:i/>
          <w:iCs/>
        </w:rPr>
        <w:t>main</w:t>
      </w:r>
      <w:r>
        <w:t xml:space="preserve"> da mesma, linha 73, é passado  qual o nome da classe através do atributo </w:t>
      </w:r>
      <w:r>
        <w:rPr>
          <w:i/>
          <w:iCs/>
        </w:rPr>
        <w:t>String</w:t>
      </w:r>
      <w:r>
        <w:t xml:space="preserve"> na segunda posição do </w:t>
      </w:r>
      <w:r>
        <w:rPr>
          <w:i/>
          <w:iCs/>
        </w:rPr>
        <w:t>array</w:t>
      </w:r>
      <w:r>
        <w:t xml:space="preserve">, para que o </w:t>
      </w:r>
      <w:r>
        <w:rPr>
          <w:i/>
          <w:iCs/>
        </w:rPr>
        <w:t>classloader</w:t>
      </w:r>
      <w:r>
        <w:t xml:space="preserve"> carregue-a e execute para que os testes sejam iniciados.</w:t>
      </w:r>
    </w:p>
    <w:p w:rsidR="00801CDA" w:rsidRDefault="00801CDA" w:rsidP="00801CDA">
      <w:pPr>
        <w:pStyle w:val="Textbody"/>
        <w:keepNext/>
        <w:jc w:val="center"/>
        <w:rPr>
          <w:ins w:id="1901" w:author="eduardo.pichler" w:date="2010-08-23T10:17:00Z"/>
        </w:rPr>
        <w:pPrChange w:id="1902" w:author="eduardo.pichler" w:date="2010-08-23T10:17:00Z">
          <w:pPr>
            <w:pStyle w:val="Textbody"/>
          </w:pPr>
        </w:pPrChange>
      </w:pPr>
      <w:ins w:id="1903" w:author="eduardo.pichler" w:date="2010-08-23T10:17:00Z">
        <w:r>
          <w:rPr>
            <w:noProof/>
          </w:rPr>
          <w:drawing>
            <wp:inline distT="0" distB="0" distL="0" distR="0">
              <wp:extent cx="4427279" cy="4988520"/>
              <wp:effectExtent l="0" t="0" r="0" b="0"/>
              <wp:docPr id="69" name="figura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alphaModFix/>
                        <a:lum/>
                      </a:blip>
                      <a:srcRect/>
                      <a:stretch>
                        <a:fillRect/>
                      </a:stretch>
                    </pic:blipFill>
                    <pic:spPr>
                      <a:xfrm>
                        <a:off x="0" y="0"/>
                        <a:ext cx="4427279" cy="4988520"/>
                      </a:xfrm>
                      <a:prstGeom prst="rect">
                        <a:avLst/>
                      </a:prstGeom>
                      <a:noFill/>
                      <a:ln>
                        <a:noFill/>
                        <a:prstDash/>
                      </a:ln>
                    </pic:spPr>
                  </pic:pic>
                </a:graphicData>
              </a:graphic>
            </wp:inline>
          </w:drawing>
        </w:r>
      </w:ins>
    </w:p>
    <w:p w:rsidR="00801CDA" w:rsidRDefault="00801CDA" w:rsidP="00801CDA">
      <w:pPr>
        <w:pStyle w:val="Legenda"/>
        <w:jc w:val="center"/>
        <w:rPr>
          <w:ins w:id="1904" w:author="eduardo.pichler" w:date="2010-08-23T10:17:00Z"/>
        </w:rPr>
        <w:pPrChange w:id="1905" w:author="eduardo.pichler" w:date="2010-08-23T10:17:00Z">
          <w:pPr>
            <w:pStyle w:val="Legenda"/>
          </w:pPr>
        </w:pPrChange>
      </w:pPr>
      <w:ins w:id="1906" w:author="eduardo.pichler" w:date="2010-08-23T10:17:00Z">
        <w:r>
          <w:t xml:space="preserve">Figura </w:t>
        </w:r>
        <w:r>
          <w:fldChar w:fldCharType="begin"/>
        </w:r>
        <w:r>
          <w:instrText xml:space="preserve"> SEQ Figura \* ARABIC </w:instrText>
        </w:r>
      </w:ins>
      <w:r>
        <w:fldChar w:fldCharType="separate"/>
      </w:r>
      <w:ins w:id="1907" w:author="eduardo.pichler" w:date="2010-08-23T10:33:00Z">
        <w:r w:rsidR="00DF598C">
          <w:rPr>
            <w:noProof/>
          </w:rPr>
          <w:t>23</w:t>
        </w:r>
      </w:ins>
      <w:ins w:id="1908" w:author="eduardo.pichler" w:date="2010-08-23T10:17:00Z">
        <w:r>
          <w:fldChar w:fldCharType="end"/>
        </w:r>
        <w:r>
          <w:t xml:space="preserve">: </w:t>
        </w:r>
        <w:r w:rsidRPr="002F1595">
          <w:t>Tela do TestRunner em Swing do JUnit</w:t>
        </w:r>
      </w:ins>
    </w:p>
    <w:p w:rsidR="00DD7857" w:rsidDel="00801CDA" w:rsidRDefault="00DD7857">
      <w:pPr>
        <w:pStyle w:val="Textbody"/>
        <w:rPr>
          <w:del w:id="1909" w:author="eduardo.pichler" w:date="2010-08-23T10:18:00Z"/>
        </w:rPr>
      </w:pPr>
      <w:del w:id="1910" w:author="eduardo.pichler" w:date="2010-08-23T10:17:00Z">
        <w:r w:rsidRPr="00DD7857" w:rsidDel="00801CDA">
          <w:pict>
            <v:shape id="Quadro19" o:spid="_x0000_s1049" type="#_x0000_t202" style="position:absolute;left:0;text-align:left;margin-left:0;margin-top:.05pt;width:439.85pt;height:420.1pt;z-index:251652608;visibility:visible;mso-position-horizontal:center;mso-position-vertical-relative:margin" filled="f" stroked="f">
              <v:textbox style="mso-rotate-with-shape:t" inset="0,0,0,0">
                <w:txbxContent>
                  <w:p w:rsidR="008A7D50" w:rsidRDefault="008A7D50">
                    <w:pPr>
                      <w:pStyle w:val="Imagem"/>
                    </w:pPr>
                    <w:del w:id="1911" w:author="eduardo.pichler" w:date="2010-08-23T10:17:00Z">
                      <w:r w:rsidDel="00801CDA">
                        <w:rPr>
                          <w:noProof/>
                        </w:rPr>
                        <w:drawing>
                          <wp:inline distT="0" distB="0" distL="0" distR="0">
                            <wp:extent cx="4427279" cy="4988520"/>
                            <wp:effectExtent l="0" t="0" r="0" b="0"/>
                            <wp:docPr id="22" name="figura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alphaModFix/>
                                      <a:lum/>
                                    </a:blip>
                                    <a:srcRect/>
                                    <a:stretch>
                                      <a:fillRect/>
                                    </a:stretch>
                                  </pic:blipFill>
                                  <pic:spPr>
                                    <a:xfrm>
                                      <a:off x="0" y="0"/>
                                      <a:ext cx="4427279" cy="4988520"/>
                                    </a:xfrm>
                                    <a:prstGeom prst="rect">
                                      <a:avLst/>
                                    </a:prstGeom>
                                    <a:noFill/>
                                    <a:ln>
                                      <a:noFill/>
                                      <a:prstDash/>
                                    </a:ln>
                                  </pic:spPr>
                                </pic:pic>
                              </a:graphicData>
                            </a:graphic>
                          </wp:inline>
                        </w:drawing>
                      </w:r>
                    </w:del>
                    <w:r>
                      <w:t>Figura 22</w:t>
                    </w:r>
                    <w:del w:id="1912" w:author="eduardo.pichler" w:date="2010-08-23T10:17:00Z">
                      <w:r w:rsidDel="00801CDA">
                        <w:delText>: Tela do TestRunner em Swing do JUnit</w:delText>
                      </w:r>
                    </w:del>
                  </w:p>
                </w:txbxContent>
              </v:textbox>
              <w10:wrap type="topAndBottom" anchory="margin"/>
            </v:shape>
          </w:pict>
        </w:r>
      </w:del>
    </w:p>
    <w:p w:rsidR="00DD7857" w:rsidRDefault="00DD7857" w:rsidP="00801CDA">
      <w:pPr>
        <w:pStyle w:val="Textbody"/>
        <w:pPrChange w:id="1913" w:author="eduardo.pichler" w:date="2010-08-23T10:18:00Z">
          <w:pPr>
            <w:pStyle w:val="Standard"/>
          </w:pPr>
        </w:pPrChange>
      </w:pPr>
    </w:p>
    <w:p w:rsidR="00DD7857" w:rsidRDefault="008A7D50">
      <w:pPr>
        <w:pStyle w:val="Textbody"/>
      </w:pPr>
      <w:r>
        <w:t>Nota-se que a barra está totalmente verde, logicamente, não houve erros. Se tivesse sido encontrado um erro ou mais, a barra estaria totalmente na cor vermelho, e informações sobre o mesmo seriam mostradas.</w:t>
      </w:r>
    </w:p>
    <w:p w:rsidR="00DD7857" w:rsidRDefault="008A7D50">
      <w:pPr>
        <w:pStyle w:val="Textbody"/>
      </w:pPr>
      <w:r>
        <w:t>O Oracle JDeveloper possui a também a parte de testes de software, e é possível rodar os testes através da interface dele, tanto a suíte quanto cata teste separadamente.</w:t>
      </w:r>
    </w:p>
    <w:p w:rsidR="0062124B" w:rsidRDefault="0062124B" w:rsidP="0062124B">
      <w:pPr>
        <w:pStyle w:val="Textbody"/>
        <w:ind w:left="709" w:firstLine="0"/>
        <w:rPr>
          <w:ins w:id="1914" w:author="eduardo.pichler" w:date="2010-08-23T10:23:00Z"/>
        </w:rPr>
        <w:pPrChange w:id="1915" w:author="eduardo.pichler" w:date="2010-08-23T10:23:00Z">
          <w:pPr>
            <w:pStyle w:val="Textbody"/>
          </w:pPr>
        </w:pPrChange>
      </w:pPr>
    </w:p>
    <w:p w:rsidR="0062124B" w:rsidRDefault="0062124B" w:rsidP="0062124B">
      <w:pPr>
        <w:pStyle w:val="Textbody"/>
        <w:keepNext/>
        <w:jc w:val="center"/>
        <w:rPr>
          <w:ins w:id="1916" w:author="eduardo.pichler" w:date="2010-08-23T10:24:00Z"/>
        </w:rPr>
        <w:pPrChange w:id="1917" w:author="eduardo.pichler" w:date="2010-08-23T10:24:00Z">
          <w:pPr>
            <w:pStyle w:val="Textbody"/>
          </w:pPr>
        </w:pPrChange>
      </w:pPr>
    </w:p>
    <w:p w:rsidR="0062124B" w:rsidRDefault="0062124B" w:rsidP="0062124B">
      <w:pPr>
        <w:pStyle w:val="Legenda"/>
        <w:jc w:val="center"/>
        <w:rPr>
          <w:ins w:id="1918" w:author="eduardo.pichler" w:date="2010-08-23T10:24:00Z"/>
        </w:rPr>
        <w:pPrChange w:id="1919" w:author="eduardo.pichler" w:date="2010-08-23T10:24:00Z">
          <w:pPr>
            <w:pStyle w:val="Legenda"/>
          </w:pPr>
        </w:pPrChange>
      </w:pPr>
      <w:ins w:id="1920" w:author="eduardo.pichler" w:date="2010-08-23T10:24:00Z">
        <w:r>
          <w:t xml:space="preserve">Figura </w:t>
        </w:r>
        <w:r>
          <w:fldChar w:fldCharType="begin"/>
        </w:r>
        <w:r>
          <w:instrText xml:space="preserve"> SEQ Figura \* ARABIC </w:instrText>
        </w:r>
      </w:ins>
      <w:r>
        <w:fldChar w:fldCharType="separate"/>
      </w:r>
      <w:ins w:id="1921" w:author="eduardo.pichler" w:date="2010-08-23T10:33:00Z">
        <w:r w:rsidR="00DF598C">
          <w:rPr>
            <w:noProof/>
          </w:rPr>
          <w:t>24</w:t>
        </w:r>
      </w:ins>
      <w:ins w:id="1922" w:author="eduardo.pichler" w:date="2010-08-23T10:24:00Z">
        <w:r>
          <w:fldChar w:fldCharType="end"/>
        </w:r>
        <w:r>
          <w:t xml:space="preserve">: </w:t>
        </w:r>
        <w:r w:rsidRPr="003628A8">
          <w:t xml:space="preserve"> TestRunner de uma extensão oficial do JDeveloper com erros sendo mostrados</w:t>
        </w:r>
      </w:ins>
    </w:p>
    <w:p w:rsidR="00DD7857" w:rsidRDefault="008A7D50" w:rsidP="0062124B">
      <w:pPr>
        <w:pStyle w:val="Textbody"/>
        <w:pPrChange w:id="1923" w:author="eduardo.pichler" w:date="2010-08-23T10:23:00Z">
          <w:pPr>
            <w:pStyle w:val="Textbody"/>
          </w:pPr>
        </w:pPrChange>
      </w:pPr>
      <w:r>
        <w:t>Na figura 2</w:t>
      </w:r>
      <w:del w:id="1924" w:author="eduardo.pichler" w:date="2010-08-23T10:24:00Z">
        <w:r w:rsidDel="0062124B">
          <w:delText>3</w:delText>
        </w:r>
      </w:del>
      <w:ins w:id="1925" w:author="eduardo.pichler" w:date="2010-08-23T10:24:00Z">
        <w:r w:rsidR="0062124B">
          <w:t>4</w:t>
        </w:r>
      </w:ins>
      <w:r>
        <w:t xml:space="preserve"> mostra os erros que são encontrados quando o banco de dados é interrompido momentaneamente enquanto o teste é executado.</w:t>
      </w:r>
    </w:p>
    <w:p w:rsidR="00DD7857" w:rsidRDefault="00DD7857">
      <w:pPr>
        <w:pStyle w:val="Standard"/>
      </w:pPr>
    </w:p>
    <w:p w:rsidR="00DD7857" w:rsidRDefault="00DD7857" w:rsidP="0062124B">
      <w:pPr>
        <w:pStyle w:val="Heading2"/>
        <w:numPr>
          <w:ilvl w:val="0"/>
          <w:numId w:val="0"/>
        </w:numPr>
        <w:pPrChange w:id="1926" w:author="eduardo.pichler" w:date="2010-08-23T10:23:00Z">
          <w:pPr>
            <w:pStyle w:val="Heading2"/>
          </w:pPr>
        </w:pPrChange>
      </w:pPr>
      <w:r w:rsidRPr="00DD7857">
        <w:pict>
          <v:shape id="Quadro21" o:spid="_x0000_s1050" type="#_x0000_t202" style="position:absolute;left:0;text-align:left;margin-left:0;margin-top:.05pt;width:442.55pt;height:129.9pt;z-index:251653632;visibility:visible;mso-position-horizontal:center;mso-position-vertical-relative:margin" filled="f" stroked="f">
            <v:textbox style="mso-rotate-with-shape:t" inset="0,0,0,0">
              <w:txbxContent>
                <w:p w:rsidR="008A7D50" w:rsidRDefault="0062124B" w:rsidP="0062124B">
                  <w:pPr>
                    <w:pStyle w:val="Imagem"/>
                    <w:jc w:val="center"/>
                    <w:pPrChange w:id="1927" w:author="eduardo.pichler" w:date="2010-08-23T10:24:00Z">
                      <w:pPr>
                        <w:pStyle w:val="Imagem"/>
                      </w:pPr>
                    </w:pPrChange>
                  </w:pPr>
                  <w:ins w:id="1928" w:author="eduardo.pichler" w:date="2010-08-23T10:24:00Z">
                    <w:r>
                      <w:rPr>
                        <w:noProof/>
                      </w:rPr>
                      <w:drawing>
                        <wp:inline distT="0" distB="0" distL="0" distR="0">
                          <wp:extent cx="5620320" cy="1649880"/>
                          <wp:effectExtent l="0" t="0" r="0" b="0"/>
                          <wp:docPr id="76" name="figura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alphaModFix/>
                                    <a:lum/>
                                  </a:blip>
                                  <a:srcRect/>
                                  <a:stretch>
                                    <a:fillRect/>
                                  </a:stretch>
                                </pic:blipFill>
                                <pic:spPr>
                                  <a:xfrm>
                                    <a:off x="0" y="0"/>
                                    <a:ext cx="5620320" cy="1649880"/>
                                  </a:xfrm>
                                  <a:prstGeom prst="rect">
                                    <a:avLst/>
                                  </a:prstGeom>
                                  <a:noFill/>
                                  <a:ln>
                                    <a:noFill/>
                                    <a:prstDash/>
                                  </a:ln>
                                </pic:spPr>
                              </pic:pic>
                            </a:graphicData>
                          </a:graphic>
                        </wp:inline>
                      </w:drawing>
                    </w:r>
                  </w:ins>
                  <w:del w:id="1929" w:author="eduardo.pichler" w:date="2010-08-23T10:24:00Z">
                    <w:r w:rsidR="008A7D50" w:rsidDel="0062124B">
                      <w:rPr>
                        <w:noProof/>
                      </w:rPr>
                      <w:drawing>
                        <wp:inline distT="0" distB="0" distL="0" distR="0">
                          <wp:extent cx="5620320" cy="1649880"/>
                          <wp:effectExtent l="0" t="0" r="0" b="0"/>
                          <wp:docPr id="23" name="figura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alphaModFix/>
                                    <a:lum/>
                                  </a:blip>
                                  <a:srcRect/>
                                  <a:stretch>
                                    <a:fillRect/>
                                  </a:stretch>
                                </pic:blipFill>
                                <pic:spPr>
                                  <a:xfrm>
                                    <a:off x="0" y="0"/>
                                    <a:ext cx="5620320" cy="1649880"/>
                                  </a:xfrm>
                                  <a:prstGeom prst="rect">
                                    <a:avLst/>
                                  </a:prstGeom>
                                  <a:noFill/>
                                  <a:ln>
                                    <a:noFill/>
                                    <a:prstDash/>
                                  </a:ln>
                                </pic:spPr>
                              </pic:pic>
                            </a:graphicData>
                          </a:graphic>
                        </wp:inline>
                      </w:drawing>
                    </w:r>
                    <w:r w:rsidR="008A7D50" w:rsidDel="0062124B">
                      <w:delText>Figura 23: TestRunner de uma extensão oficial do JDeveloper com erros sendo mostrados</w:delText>
                    </w:r>
                  </w:del>
                </w:p>
              </w:txbxContent>
            </v:textbox>
            <w10:wrap type="topAndBottom" anchory="margin"/>
          </v:shape>
        </w:pict>
      </w:r>
      <w:bookmarkStart w:id="1930" w:name="_Toc270320296"/>
      <w:bookmarkEnd w:id="1930"/>
    </w:p>
    <w:p w:rsidR="00DD7857" w:rsidRDefault="008A7D50" w:rsidP="00DD7857">
      <w:pPr>
        <w:pStyle w:val="Heading2"/>
      </w:pPr>
      <w:bookmarkStart w:id="1931" w:name="_Toc270320297"/>
      <w:r>
        <w:t>Eclipse BIRT</w:t>
      </w:r>
      <w:bookmarkEnd w:id="1931"/>
    </w:p>
    <w:p w:rsidR="00DD7857" w:rsidRDefault="008A7D50" w:rsidP="0062124B">
      <w:pPr>
        <w:pStyle w:val="Heading2"/>
        <w:numPr>
          <w:ilvl w:val="0"/>
          <w:numId w:val="0"/>
        </w:numPr>
        <w:pPrChange w:id="1932" w:author="eduardo.pichler" w:date="2010-08-23T10:23:00Z">
          <w:pPr>
            <w:pStyle w:val="Heading2"/>
          </w:pPr>
        </w:pPrChange>
      </w:pPr>
      <w:r>
        <w:tab/>
      </w:r>
      <w:bookmarkStart w:id="1933" w:name="_Toc270320298"/>
      <w:bookmarkEnd w:id="1933"/>
    </w:p>
    <w:p w:rsidR="0062124B" w:rsidRDefault="008A7D50">
      <w:pPr>
        <w:pStyle w:val="Textbody"/>
        <w:ind w:firstLine="0"/>
        <w:rPr>
          <w:ins w:id="1934" w:author="eduardo.pichler" w:date="2010-08-23T10:24:00Z"/>
          <w:noProof/>
        </w:rPr>
      </w:pPr>
      <w:r>
        <w:tab/>
        <w:t xml:space="preserve">Com a ferramenta </w:t>
      </w:r>
      <w:r>
        <w:rPr>
          <w:i/>
          <w:iCs/>
        </w:rPr>
        <w:t>report</w:t>
      </w:r>
      <w:r>
        <w:t xml:space="preserve"> </w:t>
      </w:r>
      <w:r>
        <w:rPr>
          <w:i/>
          <w:iCs/>
        </w:rPr>
        <w:t>designer</w:t>
      </w:r>
      <w:r>
        <w:t xml:space="preserve"> do </w:t>
      </w:r>
      <w:r>
        <w:rPr>
          <w:i/>
          <w:iCs/>
        </w:rPr>
        <w:t>BIRT</w:t>
      </w:r>
      <w:r>
        <w:t>, foi criado uma biblioteca com a conexão e as consultas. Então os relatórios criados em seguida importavam os dados dessa biblioteca, uma vez que sempre será usada a mesma conexão com o banco e os mesmos conjunto de dados.</w:t>
      </w:r>
      <w:ins w:id="1935" w:author="eduardo.pichler" w:date="2010-08-23T10:24:00Z">
        <w:r w:rsidR="0062124B" w:rsidRPr="0062124B">
          <w:rPr>
            <w:noProof/>
          </w:rPr>
          <w:t xml:space="preserve"> </w:t>
        </w:r>
      </w:ins>
    </w:p>
    <w:p w:rsidR="0062124B" w:rsidRDefault="0062124B" w:rsidP="0062124B">
      <w:pPr>
        <w:pStyle w:val="Textbody"/>
        <w:keepNext/>
        <w:ind w:firstLine="0"/>
        <w:jc w:val="center"/>
        <w:rPr>
          <w:ins w:id="1936" w:author="eduardo.pichler" w:date="2010-08-23T10:25:00Z"/>
        </w:rPr>
        <w:pPrChange w:id="1937" w:author="eduardo.pichler" w:date="2010-08-23T10:25:00Z">
          <w:pPr>
            <w:pStyle w:val="Textbody"/>
            <w:ind w:firstLine="0"/>
          </w:pPr>
        </w:pPrChange>
      </w:pPr>
      <w:ins w:id="1938" w:author="eduardo.pichler" w:date="2010-08-23T10:24:00Z">
        <w:r>
          <w:rPr>
            <w:noProof/>
          </w:rPr>
          <w:drawing>
            <wp:inline distT="0" distB="0" distL="0" distR="0">
              <wp:extent cx="5759280" cy="2314080"/>
              <wp:effectExtent l="0" t="0" r="0" b="0"/>
              <wp:docPr id="77" name="figura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alphaModFix/>
                        <a:lum/>
                      </a:blip>
                      <a:srcRect/>
                      <a:stretch>
                        <a:fillRect/>
                      </a:stretch>
                    </pic:blipFill>
                    <pic:spPr>
                      <a:xfrm>
                        <a:off x="0" y="0"/>
                        <a:ext cx="5759280" cy="2314080"/>
                      </a:xfrm>
                      <a:prstGeom prst="rect">
                        <a:avLst/>
                      </a:prstGeom>
                      <a:noFill/>
                      <a:ln>
                        <a:noFill/>
                        <a:prstDash/>
                      </a:ln>
                    </pic:spPr>
                  </pic:pic>
                </a:graphicData>
              </a:graphic>
            </wp:inline>
          </w:drawing>
        </w:r>
      </w:ins>
    </w:p>
    <w:p w:rsidR="00DD7857" w:rsidRDefault="0062124B" w:rsidP="0062124B">
      <w:pPr>
        <w:pStyle w:val="Legenda"/>
        <w:jc w:val="center"/>
        <w:pPrChange w:id="1939" w:author="eduardo.pichler" w:date="2010-08-23T10:25:00Z">
          <w:pPr>
            <w:pStyle w:val="Textbody"/>
            <w:ind w:firstLine="0"/>
          </w:pPr>
        </w:pPrChange>
      </w:pPr>
      <w:ins w:id="1940" w:author="eduardo.pichler" w:date="2010-08-23T10:25:00Z">
        <w:r>
          <w:t xml:space="preserve">Figura </w:t>
        </w:r>
        <w:r>
          <w:fldChar w:fldCharType="begin"/>
        </w:r>
        <w:r>
          <w:instrText xml:space="preserve"> SEQ Figura \* ARABIC </w:instrText>
        </w:r>
      </w:ins>
      <w:r>
        <w:fldChar w:fldCharType="separate"/>
      </w:r>
      <w:ins w:id="1941" w:author="eduardo.pichler" w:date="2010-08-23T10:33:00Z">
        <w:r w:rsidR="00DF598C">
          <w:rPr>
            <w:noProof/>
          </w:rPr>
          <w:t>25</w:t>
        </w:r>
      </w:ins>
      <w:ins w:id="1942" w:author="eduardo.pichler" w:date="2010-08-23T10:25:00Z">
        <w:r>
          <w:fldChar w:fldCharType="end"/>
        </w:r>
        <w:r>
          <w:t>: Report Designer do Eclipse Birt</w:t>
        </w:r>
      </w:ins>
    </w:p>
    <w:p w:rsidR="00DD7857" w:rsidRDefault="008A7D50">
      <w:pPr>
        <w:pStyle w:val="Textbody"/>
      </w:pPr>
      <w:r>
        <w:t xml:space="preserve">Para a criação da biblioteca, seta-se o driver JDBC, o caminho do banco de dados e um nome para a fonte de dados, para que depois essa conexão JDBC possa ser referenciada. Após a criação da fonte de dados, deve ser criado os </w:t>
      </w:r>
      <w:r>
        <w:rPr>
          <w:i/>
          <w:iCs/>
        </w:rPr>
        <w:t>DataSet</w:t>
      </w:r>
      <w:r>
        <w:t xml:space="preserve">, ou conjunto de dados. Para criar um </w:t>
      </w:r>
      <w:r>
        <w:rPr>
          <w:i/>
          <w:iCs/>
        </w:rPr>
        <w:t xml:space="preserve">DataSet </w:t>
      </w:r>
      <w:r>
        <w:t>pega</w:t>
      </w:r>
      <w:r>
        <w:rPr>
          <w:i/>
          <w:iCs/>
        </w:rPr>
        <w:t>-</w:t>
      </w:r>
      <w:r>
        <w:t>se uma consulta sql do banco de dados que traga os dados que o relatório precise mostrar.</w:t>
      </w:r>
    </w:p>
    <w:p w:rsidR="00DD7857" w:rsidRDefault="008A7D50">
      <w:pPr>
        <w:pStyle w:val="Textbody"/>
      </w:pPr>
      <w:r>
        <w:lastRenderedPageBreak/>
        <w:t xml:space="preserve">Então cria-se um relatório propriamente dito, arrastando com o </w:t>
      </w:r>
      <w:r>
        <w:rPr>
          <w:i/>
          <w:iCs/>
        </w:rPr>
        <w:t>mouse</w:t>
      </w:r>
      <w:r>
        <w:t xml:space="preserve"> o campo do </w:t>
      </w:r>
      <w:r>
        <w:rPr>
          <w:i/>
          <w:iCs/>
        </w:rPr>
        <w:t>DataSet</w:t>
      </w:r>
      <w:r>
        <w:t xml:space="preserve"> que seja interessante que apareça no relatório, sendo possível depois aplicar corres, estilos gráficos e qualquer formatação que seja necessária. O BIRT também possui uma grande quantidade de funções, inclusive </w:t>
      </w:r>
      <w:r>
        <w:rPr>
          <w:i/>
          <w:iCs/>
        </w:rPr>
        <w:t>JavaScripts</w:t>
      </w:r>
      <w:r>
        <w:t>, que podem eventualmente serem chamados quando o relatório for gerado.</w:t>
      </w:r>
    </w:p>
    <w:p w:rsidR="00DD7857" w:rsidRDefault="00DD7857">
      <w:pPr>
        <w:pStyle w:val="Textbody"/>
      </w:pPr>
    </w:p>
    <w:p w:rsidR="00DD7857" w:rsidRDefault="00DD7857">
      <w:pPr>
        <w:pStyle w:val="Textbody"/>
      </w:pPr>
      <w:r w:rsidRPr="00DD7857">
        <w:pict>
          <v:shape id="Quadro22" o:spid="_x0000_s1051" type="#_x0000_t202" style="position:absolute;left:0;text-align:left;margin-left:.1pt;margin-top:.05pt;width:453.5pt;height:182.2pt;z-index:251654656;visibility:visible;mso-position-vertical-relative:margin" filled="f" stroked="f">
            <v:textbox style="mso-rotate-with-shape:t" inset="0,0,0,0">
              <w:txbxContent>
                <w:p w:rsidR="008A7D50" w:rsidRDefault="008A7D50">
                  <w:pPr>
                    <w:pStyle w:val="Imagem"/>
                  </w:pPr>
                  <w:del w:id="1943" w:author="eduardo.pichler" w:date="2010-08-23T10:23:00Z">
                    <w:r w:rsidDel="0062124B">
                      <w:rPr>
                        <w:noProof/>
                      </w:rPr>
                      <w:drawing>
                        <wp:inline distT="0" distB="0" distL="0" distR="0">
                          <wp:extent cx="5759280" cy="2314080"/>
                          <wp:effectExtent l="0" t="0" r="0" b="0"/>
                          <wp:docPr id="24" name="figura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alphaModFix/>
                                    <a:lum/>
                                  </a:blip>
                                  <a:srcRect/>
                                  <a:stretch>
                                    <a:fillRect/>
                                  </a:stretch>
                                </pic:blipFill>
                                <pic:spPr>
                                  <a:xfrm>
                                    <a:off x="0" y="0"/>
                                    <a:ext cx="5759280" cy="2314080"/>
                                  </a:xfrm>
                                  <a:prstGeom prst="rect">
                                    <a:avLst/>
                                  </a:prstGeom>
                                  <a:noFill/>
                                  <a:ln>
                                    <a:noFill/>
                                    <a:prstDash/>
                                  </a:ln>
                                </pic:spPr>
                              </pic:pic>
                            </a:graphicData>
                          </a:graphic>
                        </wp:inline>
                      </w:drawing>
                    </w:r>
                  </w:del>
                  <w:r>
                    <w:t>Figura 24: Tela do Birt Report Designer</w:t>
                  </w:r>
                </w:p>
              </w:txbxContent>
            </v:textbox>
            <w10:wrap type="topAndBottom" anchory="margin"/>
          </v:shape>
        </w:pict>
      </w:r>
      <w:r w:rsidR="008A7D50">
        <w:t xml:space="preserve">O </w:t>
      </w:r>
      <w:r w:rsidR="008A7D50">
        <w:rPr>
          <w:i/>
          <w:iCs/>
        </w:rPr>
        <w:t>report</w:t>
      </w:r>
      <w:r w:rsidR="008A7D50">
        <w:t xml:space="preserve"> </w:t>
      </w:r>
      <w:r w:rsidR="008A7D50">
        <w:rPr>
          <w:i/>
          <w:iCs/>
        </w:rPr>
        <w:t>designer</w:t>
      </w:r>
      <w:r w:rsidR="008A7D50">
        <w:t xml:space="preserve"> na verdade é apenas uma interface para a construção do relatórios dos quais as estruturas baseiam-se em XML. Sem o </w:t>
      </w:r>
      <w:r w:rsidR="008A7D50">
        <w:rPr>
          <w:i/>
          <w:iCs/>
        </w:rPr>
        <w:t>design reporter</w:t>
      </w:r>
      <w:r w:rsidR="008A7D50">
        <w:t xml:space="preserve"> é totalmente possível fazer os </w:t>
      </w:r>
      <w:r w:rsidR="008A7D50">
        <w:rPr>
          <w:i/>
          <w:iCs/>
        </w:rPr>
        <w:t>layouts</w:t>
      </w:r>
      <w:r w:rsidR="008A7D50">
        <w:t xml:space="preserve">, mas é necessário ter conhecimento das </w:t>
      </w:r>
      <w:r w:rsidR="008A7D50">
        <w:rPr>
          <w:i/>
          <w:iCs/>
        </w:rPr>
        <w:t>tags</w:t>
      </w:r>
      <w:r w:rsidR="008A7D50">
        <w:t xml:space="preserve"> XML, do qual é bem difícil devido a quantidade de </w:t>
      </w:r>
      <w:r w:rsidR="008A7D50">
        <w:rPr>
          <w:i/>
          <w:iCs/>
        </w:rPr>
        <w:t>tags</w:t>
      </w:r>
      <w:r w:rsidR="008A7D50">
        <w:t xml:space="preserve"> e atributos disponíveis.</w:t>
      </w:r>
    </w:p>
    <w:p w:rsidR="00DD7857" w:rsidRDefault="00DD7857">
      <w:pPr>
        <w:pStyle w:val="Textbody"/>
      </w:pPr>
      <w:r w:rsidRPr="00DD7857">
        <w:pict>
          <v:shape id="Quadro23" o:spid="_x0000_s1052" type="#_x0000_t202" style="position:absolute;left:0;text-align:left;margin-left:.1pt;margin-top:.05pt;width:453.5pt;height:204.25pt;z-index:251655680;visibility:visible;mso-position-vertical-relative:margin" filled="f" stroked="f">
            <v:textbox style="mso-rotate-with-shape:t" inset="0,0,0,0">
              <w:txbxContent>
                <w:p w:rsidR="008A7D50" w:rsidRDefault="008A7D50">
                  <w:pPr>
                    <w:pStyle w:val="Imagem"/>
                  </w:pPr>
                  <w:r>
                    <w:rPr>
                      <w:noProof/>
                    </w:rPr>
                    <w:drawing>
                      <wp:inline distT="0" distB="0" distL="0" distR="0">
                        <wp:extent cx="5759280" cy="2593800"/>
                        <wp:effectExtent l="0" t="0" r="0" b="0"/>
                        <wp:docPr id="25" name="figura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alphaModFix/>
                                  <a:lum/>
                                </a:blip>
                                <a:srcRect/>
                                <a:stretch>
                                  <a:fillRect/>
                                </a:stretch>
                              </pic:blipFill>
                              <pic:spPr>
                                <a:xfrm>
                                  <a:off x="0" y="0"/>
                                  <a:ext cx="5759280" cy="2593800"/>
                                </a:xfrm>
                                <a:prstGeom prst="rect">
                                  <a:avLst/>
                                </a:prstGeom>
                                <a:noFill/>
                                <a:ln>
                                  <a:noFill/>
                                  <a:prstDash/>
                                </a:ln>
                              </pic:spPr>
                            </pic:pic>
                          </a:graphicData>
                        </a:graphic>
                      </wp:inline>
                    </w:drawing>
                  </w:r>
                  <w:r>
                    <w:t>Figura 25: XML que é o source do relatório que foi feito através do Birt Designer</w:t>
                  </w:r>
                </w:p>
              </w:txbxContent>
            </v:textbox>
            <w10:wrap type="topAndBottom" anchory="margin"/>
          </v:shape>
        </w:pict>
      </w:r>
    </w:p>
    <w:p w:rsidR="00DD7857" w:rsidRDefault="008A7D50">
      <w:pPr>
        <w:pStyle w:val="Textbody"/>
      </w:pPr>
      <w:r>
        <w:t xml:space="preserve">Para colocar disponíveis relatórios na aplicação, foi necessário criar uma pasta onde ficariam todas as bibliotecas para que a </w:t>
      </w:r>
      <w:r>
        <w:rPr>
          <w:i/>
          <w:iCs/>
        </w:rPr>
        <w:t>engine</w:t>
      </w:r>
      <w:r>
        <w:t xml:space="preserve"> do BIRT às encontre. Ao iniciar a engine de relatórios, o BIRT é configurado,  e então pode ser chamado os métodos para que os relatórios sejam assim criados. No caso do aplicativo desenvolvido, pode ser tanto no formato </w:t>
      </w:r>
      <w:r>
        <w:rPr>
          <w:i/>
          <w:iCs/>
        </w:rPr>
        <w:t>pdf</w:t>
      </w:r>
      <w:r>
        <w:t xml:space="preserve"> ou </w:t>
      </w:r>
      <w:r>
        <w:rPr>
          <w:i/>
          <w:iCs/>
        </w:rPr>
        <w:t>html</w:t>
      </w:r>
      <w:r>
        <w:t>.</w:t>
      </w:r>
    </w:p>
    <w:p w:rsidR="00DD7857" w:rsidRDefault="008A7D50">
      <w:pPr>
        <w:pStyle w:val="Textbody"/>
      </w:pPr>
      <w:r>
        <w:t xml:space="preserve">O BIIRT também possui um </w:t>
      </w:r>
      <w:r>
        <w:rPr>
          <w:i/>
          <w:iCs/>
        </w:rPr>
        <w:t>web viewer</w:t>
      </w:r>
      <w:r>
        <w:t xml:space="preserve"> para visualizar os relatórios tanto em J2EE quanto J2SE. Nesse caso para visualizar é um pouco diferente. Precisaria acessar a URL passando como parâmetro o caminho do arquivo de relatório. Com essa alternativa de </w:t>
      </w:r>
      <w:r>
        <w:rPr>
          <w:i/>
          <w:iCs/>
        </w:rPr>
        <w:t>web viewer</w:t>
      </w:r>
      <w:r>
        <w:t>, poderia ser colocado-o em um servidor J2EE  para fazer o serviço de processamento dos relatórios, e os clientes apenas acessariam a URL e seria passado por parâmetros seus relatórios para serem visualizados.</w:t>
      </w:r>
    </w:p>
    <w:p w:rsidR="00DD7857" w:rsidRDefault="00DD7857">
      <w:pPr>
        <w:pStyle w:val="Textbody"/>
        <w:pageBreakBefore/>
        <w:ind w:firstLine="0"/>
      </w:pPr>
    </w:p>
    <w:p w:rsidR="00DD7857" w:rsidRDefault="008A7D50" w:rsidP="00DD7857">
      <w:pPr>
        <w:pStyle w:val="Heading1"/>
      </w:pPr>
      <w:bookmarkStart w:id="1944" w:name="_Toc270320299"/>
      <w:r>
        <w:t>SISTEMA</w:t>
      </w:r>
      <w:bookmarkEnd w:id="1944"/>
    </w:p>
    <w:p w:rsidR="00DD7857" w:rsidRDefault="00DD7857">
      <w:pPr>
        <w:pStyle w:val="Standard"/>
      </w:pPr>
    </w:p>
    <w:p w:rsidR="00DD7857" w:rsidRDefault="008A7D50">
      <w:pPr>
        <w:pStyle w:val="Textbody"/>
      </w:pPr>
      <w:r>
        <w:t>Neste capítulo será apresentado algumas das funcionalidades do sistema com suas respectivas telas.</w:t>
      </w:r>
    </w:p>
    <w:p w:rsidR="00DD7857" w:rsidRDefault="00DD7857">
      <w:pPr>
        <w:pStyle w:val="Textbody"/>
      </w:pPr>
    </w:p>
    <w:p w:rsidR="00DD7857" w:rsidRDefault="008A7D50" w:rsidP="00DD7857">
      <w:pPr>
        <w:pStyle w:val="Heading2"/>
      </w:pPr>
      <w:bookmarkStart w:id="1945" w:name="_Toc270320300"/>
      <w:r>
        <w:t>Cadastro de Pessoas</w:t>
      </w:r>
      <w:bookmarkEnd w:id="1945"/>
    </w:p>
    <w:p w:rsidR="00DD7857" w:rsidRDefault="00DD7857">
      <w:pPr>
        <w:pStyle w:val="Textbody"/>
      </w:pPr>
    </w:p>
    <w:p w:rsidR="00DD7857" w:rsidRDefault="008A7D50">
      <w:pPr>
        <w:pStyle w:val="Textbody"/>
        <w:rPr>
          <w:ins w:id="1946" w:author="eduardo.pichler" w:date="2010-08-23T10:25:00Z"/>
        </w:rPr>
      </w:pPr>
      <w:r>
        <w:t>A tela de cadastro de pessoas é dividida em abas. Caso o cadastro da pessoa seja direcionado à uma pessoa jurídica, a primeira aba é construída voltada a este tipo de pessoa, caso contrário, é voltada à pessoa física.</w:t>
      </w:r>
    </w:p>
    <w:p w:rsidR="0062124B" w:rsidRDefault="0062124B">
      <w:pPr>
        <w:pStyle w:val="Textbody"/>
      </w:pPr>
    </w:p>
    <w:p w:rsidR="0062124B" w:rsidRDefault="0062124B" w:rsidP="0062124B">
      <w:pPr>
        <w:pStyle w:val="Textbody"/>
        <w:keepNext/>
        <w:jc w:val="center"/>
        <w:rPr>
          <w:ins w:id="1947" w:author="eduardo.pichler" w:date="2010-08-23T10:26:00Z"/>
        </w:rPr>
        <w:pPrChange w:id="1948" w:author="eduardo.pichler" w:date="2010-08-23T10:26:00Z">
          <w:pPr>
            <w:pStyle w:val="Textbody"/>
          </w:pPr>
        </w:pPrChange>
      </w:pPr>
      <w:ins w:id="1949" w:author="eduardo.pichler" w:date="2010-08-23T10:25:00Z">
        <w:r>
          <w:rPr>
            <w:noProof/>
          </w:rPr>
          <w:drawing>
            <wp:inline distT="0" distB="0" distL="0" distR="0">
              <wp:extent cx="4038119" cy="3746520"/>
              <wp:effectExtent l="0" t="0" r="0" b="0"/>
              <wp:docPr id="78" name="figura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alphaModFix/>
                        <a:lum/>
                      </a:blip>
                      <a:srcRect/>
                      <a:stretch>
                        <a:fillRect/>
                      </a:stretch>
                    </pic:blipFill>
                    <pic:spPr>
                      <a:xfrm>
                        <a:off x="0" y="0"/>
                        <a:ext cx="4038119" cy="3746520"/>
                      </a:xfrm>
                      <a:prstGeom prst="rect">
                        <a:avLst/>
                      </a:prstGeom>
                      <a:noFill/>
                      <a:ln>
                        <a:noFill/>
                        <a:prstDash/>
                      </a:ln>
                    </pic:spPr>
                  </pic:pic>
                </a:graphicData>
              </a:graphic>
            </wp:inline>
          </w:drawing>
        </w:r>
      </w:ins>
    </w:p>
    <w:p w:rsidR="0062124B" w:rsidRDefault="0062124B" w:rsidP="0062124B">
      <w:pPr>
        <w:pStyle w:val="Legenda"/>
        <w:jc w:val="center"/>
        <w:rPr>
          <w:ins w:id="1950" w:author="eduardo.pichler" w:date="2010-08-23T10:26:00Z"/>
        </w:rPr>
        <w:pPrChange w:id="1951" w:author="eduardo.pichler" w:date="2010-08-23T10:26:00Z">
          <w:pPr>
            <w:pStyle w:val="Legenda"/>
          </w:pPr>
        </w:pPrChange>
      </w:pPr>
      <w:ins w:id="1952" w:author="eduardo.pichler" w:date="2010-08-23T10:26:00Z">
        <w:r>
          <w:t xml:space="preserve">Figura </w:t>
        </w:r>
        <w:r>
          <w:fldChar w:fldCharType="begin"/>
        </w:r>
        <w:r>
          <w:instrText xml:space="preserve"> SEQ Figura \* ARABIC </w:instrText>
        </w:r>
      </w:ins>
      <w:r>
        <w:fldChar w:fldCharType="separate"/>
      </w:r>
      <w:ins w:id="1953" w:author="eduardo.pichler" w:date="2010-08-23T10:33:00Z">
        <w:r w:rsidR="00DF598C">
          <w:rPr>
            <w:noProof/>
          </w:rPr>
          <w:t>26</w:t>
        </w:r>
      </w:ins>
      <w:ins w:id="1954" w:author="eduardo.pichler" w:date="2010-08-23T10:26:00Z">
        <w:r>
          <w:fldChar w:fldCharType="end"/>
        </w:r>
        <w:r>
          <w:t xml:space="preserve">: </w:t>
        </w:r>
        <w:r w:rsidRPr="006B309A">
          <w:t>Tela de inclusão de pessoas</w:t>
        </w:r>
      </w:ins>
    </w:p>
    <w:p w:rsidR="00DD7857" w:rsidDel="0062124B" w:rsidRDefault="00DD7857">
      <w:pPr>
        <w:pStyle w:val="Textbody"/>
        <w:rPr>
          <w:del w:id="1955" w:author="eduardo.pichler" w:date="2010-08-23T10:26:00Z"/>
        </w:rPr>
      </w:pPr>
      <w:del w:id="1956" w:author="eduardo.pichler" w:date="2010-08-23T10:25:00Z">
        <w:r w:rsidRPr="00DD7857" w:rsidDel="0062124B">
          <w:pict>
            <v:shape id="Quadro24" o:spid="_x0000_s1053" type="#_x0000_t202" style="position:absolute;left:0;text-align:left;margin-left:0;margin-top:0;width:317.95pt;height:295pt;z-index:251657728;visibility:visible;mso-position-horizontal:center;mso-position-vertical:top" filled="f" stroked="f">
              <v:textbox style="mso-rotate-with-shape:t" inset="0,0,0,0">
                <w:txbxContent>
                  <w:p w:rsidR="008A7D50" w:rsidRDefault="008A7D50">
                    <w:pPr>
                      <w:pStyle w:val="Imagem"/>
                    </w:pPr>
                    <w:del w:id="1957" w:author="eduardo.pichler" w:date="2010-08-23T10:25:00Z">
                      <w:r w:rsidDel="0062124B">
                        <w:rPr>
                          <w:noProof/>
                        </w:rPr>
                        <w:drawing>
                          <wp:inline distT="0" distB="0" distL="0" distR="0">
                            <wp:extent cx="4038119" cy="3746520"/>
                            <wp:effectExtent l="0" t="0" r="0" b="0"/>
                            <wp:docPr id="26" name="figura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alphaModFix/>
                                      <a:lum/>
                                    </a:blip>
                                    <a:srcRect/>
                                    <a:stretch>
                                      <a:fillRect/>
                                    </a:stretch>
                                  </pic:blipFill>
                                  <pic:spPr>
                                    <a:xfrm>
                                      <a:off x="0" y="0"/>
                                      <a:ext cx="4038119" cy="3746520"/>
                                    </a:xfrm>
                                    <a:prstGeom prst="rect">
                                      <a:avLst/>
                                    </a:prstGeom>
                                    <a:noFill/>
                                    <a:ln>
                                      <a:noFill/>
                                      <a:prstDash/>
                                    </a:ln>
                                  </pic:spPr>
                                </pic:pic>
                              </a:graphicData>
                            </a:graphic>
                          </wp:inline>
                        </w:drawing>
                      </w:r>
                      <w:r w:rsidDel="0062124B">
                        <w:delText>Figura 26: Tela de inclusão de pessoas</w:delText>
                      </w:r>
                    </w:del>
                  </w:p>
                </w:txbxContent>
              </v:textbox>
              <w10:wrap type="topAndBottom"/>
            </v:shape>
          </w:pict>
        </w:r>
      </w:del>
    </w:p>
    <w:p w:rsidR="0062124B" w:rsidRDefault="0062124B">
      <w:pPr>
        <w:pStyle w:val="Textbody"/>
        <w:rPr>
          <w:ins w:id="1958" w:author="eduardo.pichler" w:date="2010-08-23T10:25:00Z"/>
        </w:rPr>
      </w:pPr>
    </w:p>
    <w:p w:rsidR="00DD7857" w:rsidRDefault="008A7D50">
      <w:pPr>
        <w:pStyle w:val="Textbody"/>
      </w:pPr>
      <w:r>
        <w:t>Na figura 26 observa-se a primeira aba da tela de inclusão de pessoas físicas. A primeira aba contém todos os atributos específicos à pessoa física como sexo, profissão, cônjuge, que é procurado através de outra tela quando clicado no ícone de pesquisa à direita do campo.</w:t>
      </w:r>
    </w:p>
    <w:p w:rsidR="00DD7857" w:rsidRDefault="008A7D50">
      <w:pPr>
        <w:pStyle w:val="Textbody"/>
      </w:pPr>
      <w:r>
        <w:t>Quando o cadastro é de uma pessoa jurídica, a primeira aba da tela muda, conforme mostrado na figura 27.</w:t>
      </w:r>
    </w:p>
    <w:p w:rsidR="00DD7857" w:rsidRDefault="00DD7857">
      <w:pPr>
        <w:pStyle w:val="Standard"/>
      </w:pPr>
      <w:del w:id="1959" w:author="eduardo.pichler" w:date="2010-08-23T10:27:00Z">
        <w:r w:rsidRPr="00DD7857" w:rsidDel="0062124B">
          <w:pict>
            <v:shape id="Quadro25" o:spid="_x0000_s1054" type="#_x0000_t202" style="position:absolute;left:0;text-align:left;margin-left:0;margin-top:0;width:285.75pt;height:284.25pt;z-index:251658752;visibility:visible;mso-position-horizontal:center;mso-position-vertical:top" filled="f" stroked="f">
              <v:textbox style="mso-rotate-with-shape:t" inset="0,0,0,0">
                <w:txbxContent>
                  <w:p w:rsidR="0062124B" w:rsidRDefault="008A7D50" w:rsidP="0062124B">
                    <w:pPr>
                      <w:pStyle w:val="Imagem"/>
                      <w:keepNext/>
                      <w:rPr>
                        <w:ins w:id="1960" w:author="eduardo.pichler" w:date="2010-08-23T10:26:00Z"/>
                      </w:rPr>
                      <w:pPrChange w:id="1961" w:author="eduardo.pichler" w:date="2010-08-23T10:26:00Z">
                        <w:pPr>
                          <w:pStyle w:val="Imagem"/>
                        </w:pPr>
                      </w:pPrChange>
                    </w:pPr>
                    <w:moveFromRangeStart w:id="1962" w:author="eduardo.pichler" w:date="2010-08-23T10:26:00Z" w:name="move270322539"/>
                    <w:moveFrom w:id="1963" w:author="eduardo.pichler" w:date="2010-08-23T10:26:00Z">
                      <w:r w:rsidDel="0062124B">
                        <w:rPr>
                          <w:noProof/>
                        </w:rPr>
                        <w:drawing>
                          <wp:inline distT="0" distB="0" distL="0" distR="0">
                            <wp:extent cx="3629160" cy="3610079"/>
                            <wp:effectExtent l="0" t="0" r="0" b="0"/>
                            <wp:docPr id="27" name="figura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alphaModFix/>
                                      <a:lum/>
                                    </a:blip>
                                    <a:srcRect/>
                                    <a:stretch>
                                      <a:fillRect/>
                                    </a:stretch>
                                  </pic:blipFill>
                                  <pic:spPr>
                                    <a:xfrm>
                                      <a:off x="0" y="0"/>
                                      <a:ext cx="3629160" cy="3610079"/>
                                    </a:xfrm>
                                    <a:prstGeom prst="rect">
                                      <a:avLst/>
                                    </a:prstGeom>
                                    <a:noFill/>
                                    <a:ln>
                                      <a:noFill/>
                                      <a:prstDash/>
                                    </a:ln>
                                  </pic:spPr>
                                </pic:pic>
                              </a:graphicData>
                            </a:graphic>
                          </wp:inline>
                        </w:drawing>
                      </w:r>
                    </w:moveFrom>
                    <w:moveFromRangeEnd w:id="1962"/>
                  </w:p>
                  <w:p w:rsidR="008A7D50" w:rsidRDefault="008A7D50" w:rsidP="0062124B">
                    <w:pPr>
                      <w:pStyle w:val="Imagem"/>
                      <w:pPrChange w:id="1964" w:author="eduardo.pichler" w:date="2010-08-23T10:26:00Z">
                        <w:pPr>
                          <w:pStyle w:val="Imagem"/>
                        </w:pPr>
                      </w:pPrChange>
                    </w:pPr>
                    <w:del w:id="1965" w:author="eduardo.pichler" w:date="2010-08-23T10:26:00Z">
                      <w:r w:rsidDel="0062124B">
                        <w:delText>Figura 27: Tela de cadastro de pessoa jurídica</w:delText>
                      </w:r>
                    </w:del>
                  </w:p>
                </w:txbxContent>
              </v:textbox>
              <w10:wrap type="topAndBottom"/>
            </v:shape>
          </w:pict>
        </w:r>
      </w:del>
    </w:p>
    <w:p w:rsidR="0062124B" w:rsidRDefault="0062124B">
      <w:pPr>
        <w:pStyle w:val="Textbody"/>
        <w:rPr>
          <w:ins w:id="1966" w:author="eduardo.pichler" w:date="2010-08-23T10:27:00Z"/>
        </w:rPr>
      </w:pPr>
    </w:p>
    <w:p w:rsidR="0062124B" w:rsidRDefault="0062124B" w:rsidP="0062124B">
      <w:pPr>
        <w:pStyle w:val="Textbody"/>
        <w:keepNext/>
        <w:jc w:val="center"/>
        <w:rPr>
          <w:ins w:id="1967" w:author="eduardo.pichler" w:date="2010-08-23T10:27:00Z"/>
        </w:rPr>
        <w:pPrChange w:id="1968" w:author="eduardo.pichler" w:date="2010-08-23T10:27:00Z">
          <w:pPr>
            <w:pStyle w:val="Textbody"/>
          </w:pPr>
        </w:pPrChange>
      </w:pPr>
      <w:moveToRangeStart w:id="1969" w:author="eduardo.pichler" w:date="2010-08-23T10:26:00Z" w:name="move270322539"/>
      <w:moveTo w:id="1970" w:author="eduardo.pichler" w:date="2010-08-23T10:26:00Z">
        <w:r>
          <w:rPr>
            <w:noProof/>
          </w:rPr>
          <w:drawing>
            <wp:inline distT="0" distB="0" distL="0" distR="0">
              <wp:extent cx="3629160" cy="3610079"/>
              <wp:effectExtent l="0" t="0" r="0" b="0"/>
              <wp:docPr id="79" name="figura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alphaModFix/>
                        <a:lum/>
                      </a:blip>
                      <a:srcRect/>
                      <a:stretch>
                        <a:fillRect/>
                      </a:stretch>
                    </pic:blipFill>
                    <pic:spPr>
                      <a:xfrm>
                        <a:off x="0" y="0"/>
                        <a:ext cx="3629160" cy="3610079"/>
                      </a:xfrm>
                      <a:prstGeom prst="rect">
                        <a:avLst/>
                      </a:prstGeom>
                      <a:noFill/>
                      <a:ln>
                        <a:noFill/>
                        <a:prstDash/>
                      </a:ln>
                    </pic:spPr>
                  </pic:pic>
                </a:graphicData>
              </a:graphic>
            </wp:inline>
          </w:drawing>
        </w:r>
      </w:moveTo>
      <w:moveToRangeEnd w:id="1969"/>
    </w:p>
    <w:p w:rsidR="0062124B" w:rsidRDefault="0062124B" w:rsidP="0062124B">
      <w:pPr>
        <w:pStyle w:val="Legenda"/>
        <w:jc w:val="center"/>
        <w:rPr>
          <w:ins w:id="1971" w:author="eduardo.pichler" w:date="2010-08-23T10:27:00Z"/>
        </w:rPr>
        <w:pPrChange w:id="1972" w:author="eduardo.pichler" w:date="2010-08-23T10:27:00Z">
          <w:pPr>
            <w:pStyle w:val="Textbody"/>
          </w:pPr>
        </w:pPrChange>
      </w:pPr>
      <w:ins w:id="1973" w:author="eduardo.pichler" w:date="2010-08-23T10:27:00Z">
        <w:r>
          <w:t xml:space="preserve">Figura </w:t>
        </w:r>
        <w:r>
          <w:fldChar w:fldCharType="begin"/>
        </w:r>
        <w:r>
          <w:instrText xml:space="preserve"> SEQ Figura \* ARABIC </w:instrText>
        </w:r>
      </w:ins>
      <w:r>
        <w:fldChar w:fldCharType="separate"/>
      </w:r>
      <w:ins w:id="1974" w:author="eduardo.pichler" w:date="2010-08-23T10:33:00Z">
        <w:r w:rsidR="00DF598C">
          <w:rPr>
            <w:noProof/>
          </w:rPr>
          <w:t>27</w:t>
        </w:r>
      </w:ins>
      <w:ins w:id="1975" w:author="eduardo.pichler" w:date="2010-08-23T10:27:00Z">
        <w:r>
          <w:fldChar w:fldCharType="end"/>
        </w:r>
        <w:r>
          <w:t xml:space="preserve">: </w:t>
        </w:r>
        <w:r w:rsidRPr="002B07A9">
          <w:t>Inclusão de pessoa jurídica</w:t>
        </w:r>
      </w:ins>
    </w:p>
    <w:p w:rsidR="00DD7857" w:rsidRDefault="008A7D50">
      <w:pPr>
        <w:pStyle w:val="Textbody"/>
      </w:pPr>
      <w:r>
        <w:t>As outras abas são iguais nos dois tipos de objetos, mostrados nas imagens 28, 29 e 30.</w:t>
      </w:r>
    </w:p>
    <w:p w:rsidR="00DD7857" w:rsidDel="0062124B" w:rsidRDefault="00DD7857">
      <w:pPr>
        <w:pStyle w:val="Standard"/>
        <w:rPr>
          <w:del w:id="1976" w:author="eduardo.pichler" w:date="2010-08-23T10:27:00Z"/>
        </w:rPr>
      </w:pPr>
    </w:p>
    <w:p w:rsidR="00DD7857" w:rsidRDefault="00DD7857">
      <w:pPr>
        <w:pStyle w:val="Standard"/>
      </w:pPr>
      <w:del w:id="1977" w:author="eduardo.pichler" w:date="2010-08-23T10:27:00Z">
        <w:r w:rsidRPr="00DD7857" w:rsidDel="0062124B">
          <w:pict>
            <v:shape id="Quadro26" o:spid="_x0000_s1055" type="#_x0000_t202" style="position:absolute;left:0;text-align:left;margin-left:0;margin-top:0;width:361.7pt;height:352.95pt;z-index:251659776;visibility:visible;mso-position-horizontal:center" filled="f" stroked="f">
              <v:textbox style="mso-rotate-with-shape:t" inset="0,0,0,0">
                <w:txbxContent>
                  <w:p w:rsidR="008A7D50" w:rsidRDefault="008A7D50">
                    <w:pPr>
                      <w:pStyle w:val="Imagem"/>
                    </w:pPr>
                    <w:del w:id="1978" w:author="eduardo.pichler" w:date="2010-08-23T10:27:00Z">
                      <w:r w:rsidDel="0062124B">
                        <w:rPr>
                          <w:noProof/>
                        </w:rPr>
                        <w:drawing>
                          <wp:inline distT="0" distB="0" distL="0" distR="0">
                            <wp:extent cx="4593600" cy="4482360"/>
                            <wp:effectExtent l="0" t="0" r="0" b="0"/>
                            <wp:docPr id="28" name="figura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alphaModFix/>
                                      <a:lum/>
                                    </a:blip>
                                    <a:srcRect/>
                                    <a:stretch>
                                      <a:fillRect/>
                                    </a:stretch>
                                  </pic:blipFill>
                                  <pic:spPr>
                                    <a:xfrm>
                                      <a:off x="0" y="0"/>
                                      <a:ext cx="4593600" cy="4482360"/>
                                    </a:xfrm>
                                    <a:prstGeom prst="rect">
                                      <a:avLst/>
                                    </a:prstGeom>
                                    <a:noFill/>
                                    <a:ln>
                                      <a:noFill/>
                                      <a:prstDash/>
                                    </a:ln>
                                  </pic:spPr>
                                </pic:pic>
                              </a:graphicData>
                            </a:graphic>
                          </wp:inline>
                        </w:drawing>
                      </w:r>
                      <w:r w:rsidDel="0062124B">
                        <w:delText>Figura 28: Aba “Pessoa” da tela de cadastros</w:delText>
                      </w:r>
                    </w:del>
                  </w:p>
                </w:txbxContent>
              </v:textbox>
              <w10:wrap type="topAndBottom"/>
            </v:shape>
          </w:pict>
        </w:r>
      </w:del>
    </w:p>
    <w:p w:rsidR="0062124B" w:rsidRDefault="0062124B" w:rsidP="0062124B">
      <w:pPr>
        <w:pStyle w:val="Textbody"/>
        <w:keepNext/>
        <w:jc w:val="center"/>
        <w:rPr>
          <w:ins w:id="1979" w:author="eduardo.pichler" w:date="2010-08-23T10:27:00Z"/>
        </w:rPr>
        <w:pPrChange w:id="1980" w:author="eduardo.pichler" w:date="2010-08-23T10:27:00Z">
          <w:pPr>
            <w:pStyle w:val="Textbody"/>
          </w:pPr>
        </w:pPrChange>
      </w:pPr>
      <w:ins w:id="1981" w:author="eduardo.pichler" w:date="2010-08-23T10:27:00Z">
        <w:r>
          <w:rPr>
            <w:noProof/>
          </w:rPr>
          <w:lastRenderedPageBreak/>
          <w:drawing>
            <wp:inline distT="0" distB="0" distL="0" distR="0">
              <wp:extent cx="4593600" cy="4482360"/>
              <wp:effectExtent l="0" t="0" r="0" b="0"/>
              <wp:docPr id="80" name="figura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alphaModFix/>
                        <a:lum/>
                      </a:blip>
                      <a:srcRect/>
                      <a:stretch>
                        <a:fillRect/>
                      </a:stretch>
                    </pic:blipFill>
                    <pic:spPr>
                      <a:xfrm>
                        <a:off x="0" y="0"/>
                        <a:ext cx="4593600" cy="4482360"/>
                      </a:xfrm>
                      <a:prstGeom prst="rect">
                        <a:avLst/>
                      </a:prstGeom>
                      <a:noFill/>
                      <a:ln>
                        <a:noFill/>
                        <a:prstDash/>
                      </a:ln>
                    </pic:spPr>
                  </pic:pic>
                </a:graphicData>
              </a:graphic>
            </wp:inline>
          </w:drawing>
        </w:r>
      </w:ins>
    </w:p>
    <w:p w:rsidR="00DD7857" w:rsidRDefault="0062124B" w:rsidP="0062124B">
      <w:pPr>
        <w:pStyle w:val="Legenda"/>
        <w:jc w:val="center"/>
        <w:pPrChange w:id="1982" w:author="eduardo.pichler" w:date="2010-08-23T10:27:00Z">
          <w:pPr>
            <w:pStyle w:val="Textbody"/>
          </w:pPr>
        </w:pPrChange>
      </w:pPr>
      <w:ins w:id="1983" w:author="eduardo.pichler" w:date="2010-08-23T10:27:00Z">
        <w:r>
          <w:t xml:space="preserve">Figura </w:t>
        </w:r>
        <w:r>
          <w:fldChar w:fldCharType="begin"/>
        </w:r>
        <w:r>
          <w:instrText xml:space="preserve"> SEQ Figura \* ARABIC </w:instrText>
        </w:r>
      </w:ins>
      <w:r>
        <w:fldChar w:fldCharType="separate"/>
      </w:r>
      <w:ins w:id="1984" w:author="eduardo.pichler" w:date="2010-08-23T10:33:00Z">
        <w:r w:rsidR="00DF598C">
          <w:rPr>
            <w:noProof/>
          </w:rPr>
          <w:t>28</w:t>
        </w:r>
      </w:ins>
      <w:ins w:id="1985" w:author="eduardo.pichler" w:date="2010-08-23T10:27:00Z">
        <w:r>
          <w:fldChar w:fldCharType="end"/>
        </w:r>
        <w:r>
          <w:t xml:space="preserve">: </w:t>
        </w:r>
        <w:r w:rsidRPr="00B47E06">
          <w:t xml:space="preserve"> Aba “Pessoa” da tela de cadastros</w:t>
        </w:r>
      </w:ins>
    </w:p>
    <w:p w:rsidR="00DD7857" w:rsidRDefault="008A7D50">
      <w:pPr>
        <w:pStyle w:val="Textbody"/>
      </w:pPr>
      <w:r>
        <w:t>A aba pessoa contém informações comuns entre os objetos PessoaFisica e PessoaJurídica. Basicamente representa o objeto Pessoa do qual os outros dois objetos herdam.</w:t>
      </w:r>
    </w:p>
    <w:p w:rsidR="00DD7857" w:rsidRDefault="00DD7857">
      <w:pPr>
        <w:pStyle w:val="Standard"/>
      </w:pPr>
      <w:del w:id="1986" w:author="eduardo.pichler" w:date="2010-08-23T10:28:00Z">
        <w:r w:rsidRPr="00DD7857" w:rsidDel="0062124B">
          <w:pict>
            <v:shape id="Quadro28" o:spid="_x0000_s1056" type="#_x0000_t202" style="position:absolute;left:0;text-align:left;margin-left:0;margin-top:0;width:353.35pt;height:304.15pt;z-index:251660800;visibility:visible;mso-position-horizontal:center;mso-position-vertical:top" filled="f" stroked="f">
              <v:textbox style="mso-rotate-with-shape:t" inset="0,0,0,0">
                <w:txbxContent>
                  <w:p w:rsidR="008A7D50" w:rsidRDefault="008A7D50">
                    <w:pPr>
                      <w:pStyle w:val="Imagem"/>
                    </w:pPr>
                    <w:del w:id="1987" w:author="eduardo.pichler" w:date="2010-08-23T10:28:00Z">
                      <w:r w:rsidDel="0062124B">
                        <w:rPr>
                          <w:noProof/>
                        </w:rPr>
                        <w:drawing>
                          <wp:inline distT="0" distB="0" distL="0" distR="0">
                            <wp:extent cx="4003199" cy="4212720"/>
                            <wp:effectExtent l="0" t="0" r="0" b="0"/>
                            <wp:docPr id="29" name="figura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alphaModFix/>
                                      <a:lum/>
                                    </a:blip>
                                    <a:srcRect/>
                                    <a:stretch>
                                      <a:fillRect/>
                                    </a:stretch>
                                  </pic:blipFill>
                                  <pic:spPr>
                                    <a:xfrm>
                                      <a:off x="0" y="0"/>
                                      <a:ext cx="4003199" cy="4212720"/>
                                    </a:xfrm>
                                    <a:prstGeom prst="rect">
                                      <a:avLst/>
                                    </a:prstGeom>
                                    <a:noFill/>
                                    <a:ln>
                                      <a:noFill/>
                                      <a:prstDash/>
                                    </a:ln>
                                  </pic:spPr>
                                </pic:pic>
                              </a:graphicData>
                            </a:graphic>
                          </wp:inline>
                        </w:drawing>
                      </w:r>
                      <w:r w:rsidDel="0062124B">
                        <w:delText>Figura 29: Aba “Endereço” da tela de cadastros</w:delText>
                      </w:r>
                    </w:del>
                  </w:p>
                </w:txbxContent>
              </v:textbox>
              <w10:wrap type="topAndBottom"/>
            </v:shape>
          </w:pict>
        </w:r>
      </w:del>
    </w:p>
    <w:p w:rsidR="0062124B" w:rsidRDefault="0062124B" w:rsidP="0062124B">
      <w:pPr>
        <w:pStyle w:val="Textbody"/>
        <w:keepNext/>
        <w:jc w:val="center"/>
        <w:rPr>
          <w:ins w:id="1988" w:author="eduardo.pichler" w:date="2010-08-23T10:28:00Z"/>
        </w:rPr>
        <w:pPrChange w:id="1989" w:author="eduardo.pichler" w:date="2010-08-23T10:28:00Z">
          <w:pPr>
            <w:pStyle w:val="Textbody"/>
            <w:jc w:val="center"/>
          </w:pPr>
        </w:pPrChange>
      </w:pPr>
      <w:ins w:id="1990" w:author="eduardo.pichler" w:date="2010-08-23T10:28:00Z">
        <w:r>
          <w:rPr>
            <w:noProof/>
          </w:rPr>
          <w:lastRenderedPageBreak/>
          <w:drawing>
            <wp:inline distT="0" distB="0" distL="0" distR="0">
              <wp:extent cx="4003199" cy="4212720"/>
              <wp:effectExtent l="0" t="0" r="0" b="0"/>
              <wp:docPr id="81" name="figura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alphaModFix/>
                        <a:lum/>
                      </a:blip>
                      <a:srcRect/>
                      <a:stretch>
                        <a:fillRect/>
                      </a:stretch>
                    </pic:blipFill>
                    <pic:spPr>
                      <a:xfrm>
                        <a:off x="0" y="0"/>
                        <a:ext cx="4003199" cy="4212720"/>
                      </a:xfrm>
                      <a:prstGeom prst="rect">
                        <a:avLst/>
                      </a:prstGeom>
                      <a:noFill/>
                      <a:ln>
                        <a:noFill/>
                        <a:prstDash/>
                      </a:ln>
                    </pic:spPr>
                  </pic:pic>
                </a:graphicData>
              </a:graphic>
            </wp:inline>
          </w:drawing>
        </w:r>
      </w:ins>
    </w:p>
    <w:p w:rsidR="00DD7857" w:rsidRDefault="0062124B" w:rsidP="0062124B">
      <w:pPr>
        <w:pStyle w:val="Legenda"/>
        <w:jc w:val="center"/>
        <w:pPrChange w:id="1991" w:author="eduardo.pichler" w:date="2010-08-23T10:28:00Z">
          <w:pPr>
            <w:pStyle w:val="Textbody"/>
          </w:pPr>
        </w:pPrChange>
      </w:pPr>
      <w:ins w:id="1992" w:author="eduardo.pichler" w:date="2010-08-23T10:28:00Z">
        <w:r>
          <w:t xml:space="preserve">Figura </w:t>
        </w:r>
        <w:r>
          <w:fldChar w:fldCharType="begin"/>
        </w:r>
        <w:r>
          <w:instrText xml:space="preserve"> SEQ Figura \* ARABIC </w:instrText>
        </w:r>
      </w:ins>
      <w:r>
        <w:fldChar w:fldCharType="separate"/>
      </w:r>
      <w:ins w:id="1993" w:author="eduardo.pichler" w:date="2010-08-23T10:33:00Z">
        <w:r w:rsidR="00DF598C">
          <w:rPr>
            <w:noProof/>
          </w:rPr>
          <w:t>29</w:t>
        </w:r>
      </w:ins>
      <w:ins w:id="1994" w:author="eduardo.pichler" w:date="2010-08-23T10:28:00Z">
        <w:r>
          <w:fldChar w:fldCharType="end"/>
        </w:r>
        <w:r>
          <w:t xml:space="preserve">: </w:t>
        </w:r>
        <w:r w:rsidRPr="00776CCC">
          <w:t xml:space="preserve"> Aba “Endereço” da tela de cadastros</w:t>
        </w:r>
      </w:ins>
    </w:p>
    <w:p w:rsidR="0062124B" w:rsidRDefault="0062124B">
      <w:pPr>
        <w:pStyle w:val="Textbody"/>
        <w:rPr>
          <w:ins w:id="1995" w:author="eduardo.pichler" w:date="2010-08-23T10:28:00Z"/>
        </w:rPr>
      </w:pPr>
    </w:p>
    <w:p w:rsidR="00DD7857" w:rsidRDefault="008A7D50">
      <w:pPr>
        <w:pStyle w:val="Textbody"/>
        <w:rPr>
          <w:ins w:id="1996" w:author="eduardo.pichler" w:date="2010-08-23T10:28:00Z"/>
        </w:rPr>
      </w:pPr>
      <w:r>
        <w:t xml:space="preserve">A aba endereço também contém atributos que PessoaFísica e PessoaJurídica possuem indiretamente, pois o Endereço é uma propriedade ou um atributo da classe pai Pessoa. Para setar a cidade que pertencerá o endereço, é necessário que seja clicado no ícone “binóculo” à direita do campo cidade. Dessa maneira, não ficaria lento o carregamento da tela, o que aconteceria se fosse um componente </w:t>
      </w:r>
      <w:r>
        <w:rPr>
          <w:i/>
          <w:iCs/>
        </w:rPr>
        <w:t xml:space="preserve">combo </w:t>
      </w:r>
      <w:r>
        <w:t>populado, e assim, à medida que o sistema crescesse e o número de cidades disponíveis aumentasse vertiginosamente.</w:t>
      </w:r>
    </w:p>
    <w:p w:rsidR="0062124B" w:rsidRDefault="0062124B">
      <w:pPr>
        <w:pStyle w:val="Textbody"/>
      </w:pPr>
    </w:p>
    <w:p w:rsidR="0062124B" w:rsidRDefault="0062124B" w:rsidP="0062124B">
      <w:pPr>
        <w:pStyle w:val="Standard"/>
        <w:keepNext/>
        <w:jc w:val="center"/>
        <w:rPr>
          <w:ins w:id="1997" w:author="eduardo.pichler" w:date="2010-08-23T10:28:00Z"/>
        </w:rPr>
        <w:pPrChange w:id="1998" w:author="eduardo.pichler" w:date="2010-08-23T10:28:00Z">
          <w:pPr>
            <w:pStyle w:val="Standard"/>
            <w:jc w:val="center"/>
          </w:pPr>
        </w:pPrChange>
      </w:pPr>
      <w:ins w:id="1999" w:author="eduardo.pichler" w:date="2010-08-23T10:28:00Z">
        <w:r>
          <w:rPr>
            <w:noProof/>
          </w:rPr>
          <w:drawing>
            <wp:inline distT="0" distB="0" distL="0" distR="0">
              <wp:extent cx="3675240" cy="1912680"/>
              <wp:effectExtent l="0" t="0" r="0" b="0"/>
              <wp:docPr id="82" name="figura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alphaModFix/>
                        <a:lum/>
                      </a:blip>
                      <a:srcRect/>
                      <a:stretch>
                        <a:fillRect/>
                      </a:stretch>
                    </pic:blipFill>
                    <pic:spPr>
                      <a:xfrm>
                        <a:off x="0" y="0"/>
                        <a:ext cx="3675240" cy="1912680"/>
                      </a:xfrm>
                      <a:prstGeom prst="rect">
                        <a:avLst/>
                      </a:prstGeom>
                      <a:noFill/>
                      <a:ln>
                        <a:noFill/>
                        <a:prstDash/>
                      </a:ln>
                    </pic:spPr>
                  </pic:pic>
                </a:graphicData>
              </a:graphic>
            </wp:inline>
          </w:drawing>
        </w:r>
      </w:ins>
    </w:p>
    <w:p w:rsidR="0062124B" w:rsidRDefault="0062124B" w:rsidP="0062124B">
      <w:pPr>
        <w:pStyle w:val="Legenda"/>
        <w:jc w:val="center"/>
        <w:rPr>
          <w:ins w:id="2000" w:author="eduardo.pichler" w:date="2010-08-23T10:28:00Z"/>
        </w:rPr>
        <w:pPrChange w:id="2001" w:author="eduardo.pichler" w:date="2010-08-23T10:28:00Z">
          <w:pPr>
            <w:pStyle w:val="Standard"/>
          </w:pPr>
        </w:pPrChange>
      </w:pPr>
      <w:ins w:id="2002" w:author="eduardo.pichler" w:date="2010-08-23T10:28:00Z">
        <w:r>
          <w:t xml:space="preserve">Figura </w:t>
        </w:r>
        <w:r>
          <w:fldChar w:fldCharType="begin"/>
        </w:r>
        <w:r>
          <w:instrText xml:space="preserve"> SEQ Figura \* ARABIC </w:instrText>
        </w:r>
      </w:ins>
      <w:r>
        <w:fldChar w:fldCharType="separate"/>
      </w:r>
      <w:ins w:id="2003" w:author="eduardo.pichler" w:date="2010-08-23T10:33:00Z">
        <w:r w:rsidR="00DF598C">
          <w:rPr>
            <w:noProof/>
          </w:rPr>
          <w:t>30</w:t>
        </w:r>
      </w:ins>
      <w:ins w:id="2004" w:author="eduardo.pichler" w:date="2010-08-23T10:28:00Z">
        <w:r>
          <w:fldChar w:fldCharType="end"/>
        </w:r>
        <w:r>
          <w:t xml:space="preserve">: </w:t>
        </w:r>
        <w:r w:rsidRPr="00137378">
          <w:t>Aba “Ramo” da tela de cadastros</w:t>
        </w:r>
      </w:ins>
    </w:p>
    <w:p w:rsidR="00DD7857" w:rsidRDefault="00DD7857" w:rsidP="0062124B">
      <w:pPr>
        <w:pStyle w:val="Standard"/>
        <w:jc w:val="center"/>
        <w:pPrChange w:id="2005" w:author="eduardo.pichler" w:date="2010-08-23T10:28:00Z">
          <w:pPr>
            <w:pStyle w:val="Standard"/>
          </w:pPr>
        </w:pPrChange>
      </w:pPr>
      <w:del w:id="2006" w:author="eduardo.pichler" w:date="2010-08-23T10:28:00Z">
        <w:r w:rsidRPr="00DD7857" w:rsidDel="0062124B">
          <w:pict>
            <v:shape id="Quadro29" o:spid="_x0000_s1057" type="#_x0000_t202" style="position:absolute;left:0;text-align:left;margin-left:0;margin-top:0;width:289.4pt;height:150.6pt;z-index:251661824;visibility:visible;mso-position-horizontal:center;mso-position-vertical:top" filled="f" stroked="f">
              <v:textbox style="mso-rotate-with-shape:t" inset="0,0,0,0">
                <w:txbxContent>
                  <w:p w:rsidR="008A7D50" w:rsidRDefault="008A7D50">
                    <w:pPr>
                      <w:pStyle w:val="Imagem"/>
                    </w:pPr>
                    <w:del w:id="2007" w:author="eduardo.pichler" w:date="2010-08-23T10:28:00Z">
                      <w:r w:rsidDel="0062124B">
                        <w:rPr>
                          <w:noProof/>
                        </w:rPr>
                        <w:drawing>
                          <wp:inline distT="0" distB="0" distL="0" distR="0">
                            <wp:extent cx="3675240" cy="1912680"/>
                            <wp:effectExtent l="0" t="0" r="0" b="0"/>
                            <wp:docPr id="30" name="figura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alphaModFix/>
                                      <a:lum/>
                                    </a:blip>
                                    <a:srcRect/>
                                    <a:stretch>
                                      <a:fillRect/>
                                    </a:stretch>
                                  </pic:blipFill>
                                  <pic:spPr>
                                    <a:xfrm>
                                      <a:off x="0" y="0"/>
                                      <a:ext cx="3675240" cy="1912680"/>
                                    </a:xfrm>
                                    <a:prstGeom prst="rect">
                                      <a:avLst/>
                                    </a:prstGeom>
                                    <a:noFill/>
                                    <a:ln>
                                      <a:noFill/>
                                      <a:prstDash/>
                                    </a:ln>
                                  </pic:spPr>
                                </pic:pic>
                              </a:graphicData>
                            </a:graphic>
                          </wp:inline>
                        </w:drawing>
                      </w:r>
                    </w:del>
                    <w:r>
                      <w:t xml:space="preserve">Figura 30: </w:t>
                    </w:r>
                    <w:del w:id="2008" w:author="eduardo.pichler" w:date="2010-08-23T10:28:00Z">
                      <w:r w:rsidDel="0062124B">
                        <w:delText>Aba “Ramo” da tela de cadastros</w:delText>
                      </w:r>
                    </w:del>
                  </w:p>
                </w:txbxContent>
              </v:textbox>
              <w10:wrap type="topAndBottom"/>
            </v:shape>
          </w:pict>
        </w:r>
      </w:del>
    </w:p>
    <w:p w:rsidR="00DD7857" w:rsidRDefault="008A7D50">
      <w:pPr>
        <w:pStyle w:val="Textbody"/>
      </w:pPr>
      <w:r>
        <w:lastRenderedPageBreak/>
        <w:t>E sendo concluído a tela de cadastro de pessoas, têm-se a aba Ramo, que representa o ramo de negócio de atuação da pessoa cadastrada.</w:t>
      </w:r>
    </w:p>
    <w:p w:rsidR="00DD7857" w:rsidRDefault="008A7D50">
      <w:pPr>
        <w:pStyle w:val="Textbody"/>
      </w:pPr>
      <w:r>
        <w:t>Observa-se na figura 30 que para selecionar o ramo da pessoa, antes é necessário procurar clicando no ícone à direita do campo. Existe um botão mais à direita do campo, com um ícone “pincel”, do qual tem a função de limpar o campo quando clicado. A mesma função que possui o botão da figura 29.</w:t>
      </w:r>
    </w:p>
    <w:p w:rsidR="00DD7857" w:rsidRDefault="00DD7857">
      <w:pPr>
        <w:pStyle w:val="Standard"/>
      </w:pPr>
    </w:p>
    <w:p w:rsidR="00DD7857" w:rsidRDefault="008A7D50" w:rsidP="00DD7857">
      <w:pPr>
        <w:pStyle w:val="Heading2"/>
      </w:pPr>
      <w:bookmarkStart w:id="2009" w:name="_Toc270320301"/>
      <w:r>
        <w:t>Cadastro de produtos</w:t>
      </w:r>
      <w:bookmarkEnd w:id="2009"/>
    </w:p>
    <w:p w:rsidR="00DD7857" w:rsidRDefault="00DD7857">
      <w:pPr>
        <w:pStyle w:val="Standard"/>
      </w:pPr>
    </w:p>
    <w:p w:rsidR="00DD7857" w:rsidRDefault="008A7D50">
      <w:pPr>
        <w:pStyle w:val="Textbody"/>
      </w:pPr>
      <w:r>
        <w:t>O cadastro e edição de produto é mostrado na figura 31:</w:t>
      </w:r>
    </w:p>
    <w:p w:rsidR="00DD7857" w:rsidRDefault="00DD7857">
      <w:pPr>
        <w:pStyle w:val="Standard"/>
      </w:pPr>
    </w:p>
    <w:p w:rsidR="0062124B" w:rsidRDefault="0062124B" w:rsidP="0062124B">
      <w:pPr>
        <w:pStyle w:val="Standard"/>
        <w:keepNext/>
        <w:jc w:val="center"/>
        <w:rPr>
          <w:ins w:id="2010" w:author="eduardo.pichler" w:date="2010-08-23T10:29:00Z"/>
        </w:rPr>
        <w:pPrChange w:id="2011" w:author="eduardo.pichler" w:date="2010-08-23T10:29:00Z">
          <w:pPr>
            <w:pStyle w:val="Standard"/>
            <w:jc w:val="center"/>
          </w:pPr>
        </w:pPrChange>
      </w:pPr>
      <w:ins w:id="2012" w:author="eduardo.pichler" w:date="2010-08-23T10:28:00Z">
        <w:r>
          <w:rPr>
            <w:noProof/>
          </w:rPr>
          <w:drawing>
            <wp:inline distT="0" distB="0" distL="0" distR="0">
              <wp:extent cx="4305240" cy="3629160"/>
              <wp:effectExtent l="0" t="0" r="0" b="0"/>
              <wp:docPr id="83" name="figura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alphaModFix/>
                        <a:lum/>
                      </a:blip>
                      <a:srcRect/>
                      <a:stretch>
                        <a:fillRect/>
                      </a:stretch>
                    </pic:blipFill>
                    <pic:spPr>
                      <a:xfrm>
                        <a:off x="0" y="0"/>
                        <a:ext cx="4305240" cy="3629160"/>
                      </a:xfrm>
                      <a:prstGeom prst="rect">
                        <a:avLst/>
                      </a:prstGeom>
                      <a:noFill/>
                      <a:ln>
                        <a:noFill/>
                        <a:prstDash/>
                      </a:ln>
                    </pic:spPr>
                  </pic:pic>
                </a:graphicData>
              </a:graphic>
            </wp:inline>
          </w:drawing>
        </w:r>
      </w:ins>
    </w:p>
    <w:p w:rsidR="0062124B" w:rsidRDefault="0062124B" w:rsidP="0062124B">
      <w:pPr>
        <w:pStyle w:val="Legenda"/>
        <w:jc w:val="center"/>
        <w:rPr>
          <w:ins w:id="2013" w:author="eduardo.pichler" w:date="2010-08-23T10:29:00Z"/>
        </w:rPr>
        <w:pPrChange w:id="2014" w:author="eduardo.pichler" w:date="2010-08-23T10:29:00Z">
          <w:pPr>
            <w:pStyle w:val="Legenda"/>
          </w:pPr>
        </w:pPrChange>
      </w:pPr>
      <w:ins w:id="2015" w:author="eduardo.pichler" w:date="2010-08-23T10:29:00Z">
        <w:r>
          <w:t xml:space="preserve">Figura </w:t>
        </w:r>
        <w:r>
          <w:fldChar w:fldCharType="begin"/>
        </w:r>
        <w:r>
          <w:instrText xml:space="preserve"> SEQ Figura \* ARABIC </w:instrText>
        </w:r>
      </w:ins>
      <w:r>
        <w:fldChar w:fldCharType="separate"/>
      </w:r>
      <w:ins w:id="2016" w:author="eduardo.pichler" w:date="2010-08-23T10:33:00Z">
        <w:r w:rsidR="00DF598C">
          <w:rPr>
            <w:noProof/>
          </w:rPr>
          <w:t>31</w:t>
        </w:r>
      </w:ins>
      <w:ins w:id="2017" w:author="eduardo.pichler" w:date="2010-08-23T10:29:00Z">
        <w:r>
          <w:fldChar w:fldCharType="end"/>
        </w:r>
        <w:r>
          <w:t xml:space="preserve">: </w:t>
        </w:r>
        <w:r w:rsidRPr="00871C09">
          <w:t>Tela de cadastro e edição de produto</w:t>
        </w:r>
      </w:ins>
    </w:p>
    <w:p w:rsidR="00DD7857" w:rsidRDefault="00DD7857" w:rsidP="0062124B">
      <w:pPr>
        <w:pStyle w:val="Standard"/>
        <w:jc w:val="center"/>
        <w:pPrChange w:id="2018" w:author="eduardo.pichler" w:date="2010-08-23T10:29:00Z">
          <w:pPr>
            <w:pStyle w:val="Standard"/>
          </w:pPr>
        </w:pPrChange>
      </w:pPr>
      <w:del w:id="2019" w:author="eduardo.pichler" w:date="2010-08-23T10:29:00Z">
        <w:r w:rsidRPr="00DD7857" w:rsidDel="0062124B">
          <w:pict>
            <v:shape id="Quadro30" o:spid="_x0000_s1058" type="#_x0000_t202" style="position:absolute;left:0;text-align:left;margin-left:0;margin-top:0;width:339pt;height:285.75pt;z-index:251662848;visibility:visible;mso-position-horizontal:center;mso-position-vertical:top" filled="f" stroked="f">
              <v:textbox style="mso-rotate-with-shape:t" inset="0,0,0,0">
                <w:txbxContent>
                  <w:p w:rsidR="008A7D50" w:rsidRDefault="008A7D50">
                    <w:pPr>
                      <w:pStyle w:val="Imagem"/>
                    </w:pPr>
                    <w:del w:id="2020" w:author="eduardo.pichler" w:date="2010-08-23T10:28:00Z">
                      <w:r w:rsidDel="0062124B">
                        <w:rPr>
                          <w:noProof/>
                        </w:rPr>
                        <w:drawing>
                          <wp:inline distT="0" distB="0" distL="0" distR="0">
                            <wp:extent cx="4305240" cy="3629160"/>
                            <wp:effectExtent l="0" t="0" r="0" b="0"/>
                            <wp:docPr id="31" name="figura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alphaModFix/>
                                      <a:lum/>
                                    </a:blip>
                                    <a:srcRect/>
                                    <a:stretch>
                                      <a:fillRect/>
                                    </a:stretch>
                                  </pic:blipFill>
                                  <pic:spPr>
                                    <a:xfrm>
                                      <a:off x="0" y="0"/>
                                      <a:ext cx="4305240" cy="3629160"/>
                                    </a:xfrm>
                                    <a:prstGeom prst="rect">
                                      <a:avLst/>
                                    </a:prstGeom>
                                    <a:noFill/>
                                    <a:ln>
                                      <a:noFill/>
                                      <a:prstDash/>
                                    </a:ln>
                                  </pic:spPr>
                                </pic:pic>
                              </a:graphicData>
                            </a:graphic>
                          </wp:inline>
                        </w:drawing>
                      </w:r>
                      <w:r w:rsidDel="0062124B">
                        <w:delText>Figura 31: Tela de cadastro e edição de produto</w:delText>
                      </w:r>
                    </w:del>
                  </w:p>
                </w:txbxContent>
              </v:textbox>
              <w10:wrap type="topAndBottom"/>
            </v:shape>
          </w:pict>
        </w:r>
      </w:del>
    </w:p>
    <w:p w:rsidR="00DD7857" w:rsidRDefault="00DD7857">
      <w:pPr>
        <w:pStyle w:val="Textbody"/>
      </w:pPr>
    </w:p>
    <w:p w:rsidR="00DD7857" w:rsidRDefault="008A7D50">
      <w:pPr>
        <w:pStyle w:val="Textbody"/>
      </w:pPr>
      <w:r>
        <w:t xml:space="preserve">Como mostra a figura 31, na tela de cadastro de produto, pode ser escolhido a categoria em um componente do tipo </w:t>
      </w:r>
      <w:r>
        <w:rPr>
          <w:i/>
          <w:iCs/>
        </w:rPr>
        <w:t>combo</w:t>
      </w:r>
      <w:r>
        <w:t>. A categoria deve ser antes cadastrada para que aqui possa ser selecionada.</w:t>
      </w:r>
    </w:p>
    <w:p w:rsidR="00DD7857" w:rsidRDefault="008A7D50">
      <w:pPr>
        <w:pStyle w:val="Textbody"/>
      </w:pPr>
      <w:r>
        <w:t xml:space="preserve">Fornecedores também podem ser adicionados para referenciar o produto, clicando no botão com ícone “binóculo”, acima do componente do tipo lista. Ao clicar no botão, uma janela </w:t>
      </w:r>
      <w:r>
        <w:rPr>
          <w:i/>
          <w:iCs/>
        </w:rPr>
        <w:t>modal</w:t>
      </w:r>
      <w:r>
        <w:t xml:space="preserve"> do tipo pesquisa irá aparecer e será possível selecionar o fornecedor entre o cadastro de pessoas.</w:t>
      </w:r>
    </w:p>
    <w:p w:rsidR="00DD7857" w:rsidRDefault="00DD7857">
      <w:pPr>
        <w:pStyle w:val="Standard"/>
      </w:pPr>
    </w:p>
    <w:p w:rsidR="00DD7857" w:rsidRDefault="008A7D50" w:rsidP="00DD7857">
      <w:pPr>
        <w:pStyle w:val="Heading2"/>
      </w:pPr>
      <w:bookmarkStart w:id="2021" w:name="_Toc270320302"/>
      <w:r>
        <w:t>Vendas</w:t>
      </w:r>
      <w:bookmarkEnd w:id="2021"/>
    </w:p>
    <w:p w:rsidR="00DD7857" w:rsidRDefault="00DD7857">
      <w:pPr>
        <w:pStyle w:val="Textbody"/>
      </w:pPr>
    </w:p>
    <w:p w:rsidR="00DD7857" w:rsidRDefault="008A7D50">
      <w:pPr>
        <w:pStyle w:val="Textbody"/>
        <w:rPr>
          <w:ins w:id="2022" w:author="eduardo.pichler" w:date="2010-08-23T10:29:00Z"/>
        </w:rPr>
      </w:pPr>
      <w:r>
        <w:t>Para efetuar uma venda, ao clicar no menu, uma tela aparecerá conforme mostra a figura 32:</w:t>
      </w:r>
    </w:p>
    <w:p w:rsidR="00B958C3" w:rsidRDefault="00B958C3">
      <w:pPr>
        <w:pStyle w:val="Textbody"/>
      </w:pPr>
    </w:p>
    <w:p w:rsidR="00B958C3" w:rsidRDefault="00DD7857" w:rsidP="00B958C3">
      <w:pPr>
        <w:pStyle w:val="Standard"/>
        <w:keepNext/>
        <w:jc w:val="center"/>
        <w:rPr>
          <w:ins w:id="2023" w:author="eduardo.pichler" w:date="2010-08-23T10:29:00Z"/>
        </w:rPr>
        <w:pPrChange w:id="2024" w:author="eduardo.pichler" w:date="2010-08-23T10:29:00Z">
          <w:pPr>
            <w:pStyle w:val="Standard"/>
            <w:jc w:val="center"/>
          </w:pPr>
        </w:pPrChange>
      </w:pPr>
      <w:del w:id="2025" w:author="eduardo.pichler" w:date="2010-08-23T10:29:00Z">
        <w:r w:rsidRPr="00DD7857" w:rsidDel="00B958C3">
          <w:pict>
            <v:shape id="Quadro31" o:spid="_x0000_s1059" type="#_x0000_t202" style="position:absolute;left:0;text-align:left;margin-left:0;margin-top:0;width:299.25pt;height:299.25pt;z-index:251663872;visibility:visible;mso-position-horizontal:center;mso-position-vertical:top" filled="f" stroked="f">
              <v:textbox style="mso-rotate-with-shape:t" inset="0,0,0,0">
                <w:txbxContent>
                  <w:p w:rsidR="008A7D50" w:rsidRDefault="008A7D50">
                    <w:pPr>
                      <w:pStyle w:val="Imagem"/>
                    </w:pPr>
                    <w:del w:id="2026" w:author="eduardo.pichler" w:date="2010-08-23T10:29:00Z">
                      <w:r w:rsidDel="00B958C3">
                        <w:rPr>
                          <w:noProof/>
                        </w:rPr>
                        <w:drawing>
                          <wp:inline distT="0" distB="0" distL="0" distR="0">
                            <wp:extent cx="3800520" cy="3847320"/>
                            <wp:effectExtent l="0" t="0" r="0" b="0"/>
                            <wp:docPr id="32" name="figura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alphaModFix/>
                                      <a:lum/>
                                    </a:blip>
                                    <a:srcRect/>
                                    <a:stretch>
                                      <a:fillRect/>
                                    </a:stretch>
                                  </pic:blipFill>
                                  <pic:spPr>
                                    <a:xfrm>
                                      <a:off x="0" y="0"/>
                                      <a:ext cx="3800520" cy="3847320"/>
                                    </a:xfrm>
                                    <a:prstGeom prst="rect">
                                      <a:avLst/>
                                    </a:prstGeom>
                                    <a:noFill/>
                                    <a:ln>
                                      <a:noFill/>
                                      <a:prstDash/>
                                    </a:ln>
                                  </pic:spPr>
                                </pic:pic>
                              </a:graphicData>
                            </a:graphic>
                          </wp:inline>
                        </w:drawing>
                      </w:r>
                    </w:del>
                    <w:r>
                      <w:t xml:space="preserve">Figura 32: </w:t>
                    </w:r>
                    <w:del w:id="2027" w:author="eduardo.pichler" w:date="2010-08-23T10:29:00Z">
                      <w:r w:rsidDel="00B958C3">
                        <w:delText>Tela de venda de um produto</w:delText>
                      </w:r>
                    </w:del>
                  </w:p>
                </w:txbxContent>
              </v:textbox>
              <w10:wrap type="topAndBottom"/>
            </v:shape>
          </w:pict>
        </w:r>
      </w:del>
      <w:ins w:id="2028" w:author="eduardo.pichler" w:date="2010-08-23T10:29:00Z">
        <w:r w:rsidR="00B958C3">
          <w:rPr>
            <w:noProof/>
          </w:rPr>
          <w:drawing>
            <wp:inline distT="0" distB="0" distL="0" distR="0">
              <wp:extent cx="3800520" cy="3847320"/>
              <wp:effectExtent l="0" t="0" r="0" b="0"/>
              <wp:docPr id="84" name="figura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alphaModFix/>
                        <a:lum/>
                      </a:blip>
                      <a:srcRect/>
                      <a:stretch>
                        <a:fillRect/>
                      </a:stretch>
                    </pic:blipFill>
                    <pic:spPr>
                      <a:xfrm>
                        <a:off x="0" y="0"/>
                        <a:ext cx="3800520" cy="3847320"/>
                      </a:xfrm>
                      <a:prstGeom prst="rect">
                        <a:avLst/>
                      </a:prstGeom>
                      <a:noFill/>
                      <a:ln>
                        <a:noFill/>
                        <a:prstDash/>
                      </a:ln>
                    </pic:spPr>
                  </pic:pic>
                </a:graphicData>
              </a:graphic>
            </wp:inline>
          </w:drawing>
        </w:r>
      </w:ins>
    </w:p>
    <w:p w:rsidR="00DD7857" w:rsidRDefault="00B958C3" w:rsidP="00B958C3">
      <w:pPr>
        <w:pStyle w:val="Legenda"/>
        <w:jc w:val="center"/>
        <w:pPrChange w:id="2029" w:author="eduardo.pichler" w:date="2010-08-23T10:29:00Z">
          <w:pPr>
            <w:pStyle w:val="Standard"/>
          </w:pPr>
        </w:pPrChange>
      </w:pPr>
      <w:ins w:id="2030" w:author="eduardo.pichler" w:date="2010-08-23T10:29:00Z">
        <w:r>
          <w:t xml:space="preserve">Figura </w:t>
        </w:r>
        <w:r>
          <w:fldChar w:fldCharType="begin"/>
        </w:r>
        <w:r>
          <w:instrText xml:space="preserve"> SEQ Figura \* ARABIC </w:instrText>
        </w:r>
      </w:ins>
      <w:r>
        <w:fldChar w:fldCharType="separate"/>
      </w:r>
      <w:ins w:id="2031" w:author="eduardo.pichler" w:date="2010-08-23T10:33:00Z">
        <w:r w:rsidR="00DF598C">
          <w:rPr>
            <w:noProof/>
          </w:rPr>
          <w:t>32</w:t>
        </w:r>
      </w:ins>
      <w:ins w:id="2032" w:author="eduardo.pichler" w:date="2010-08-23T10:29:00Z">
        <w:r>
          <w:fldChar w:fldCharType="end"/>
        </w:r>
        <w:r>
          <w:t xml:space="preserve">: </w:t>
        </w:r>
        <w:r w:rsidRPr="00727C00">
          <w:t>Tela de venda de um produto</w:t>
        </w:r>
      </w:ins>
    </w:p>
    <w:p w:rsidR="00B958C3" w:rsidRDefault="00B958C3">
      <w:pPr>
        <w:pStyle w:val="Textbody"/>
        <w:rPr>
          <w:ins w:id="2033" w:author="eduardo.pichler" w:date="2010-08-23T10:29:00Z"/>
        </w:rPr>
      </w:pPr>
    </w:p>
    <w:p w:rsidR="00DD7857" w:rsidRDefault="008A7D50">
      <w:pPr>
        <w:pStyle w:val="Textbody"/>
      </w:pPr>
      <w:r>
        <w:t xml:space="preserve">Na figura 32, tem-se a tela de venda de produtos, sendo possível escolher o comprador, o produto e a quantidade. O valor do preço unitário será automaticamente incluso conforme o produto foi cadastrado. Escolhe-se a data do pagamento, seta-se no componente do tipo </w:t>
      </w:r>
      <w:r>
        <w:rPr>
          <w:i/>
          <w:iCs/>
        </w:rPr>
        <w:t>check box</w:t>
      </w:r>
      <w:r>
        <w:t xml:space="preserve"> se a compra foi paga à vista, e a categoria da conta que vai ser gerada. A conta deve já constar no cadastro de contas, e somente aparecerão no </w:t>
      </w:r>
      <w:r>
        <w:rPr>
          <w:i/>
          <w:iCs/>
        </w:rPr>
        <w:t>combo</w:t>
      </w:r>
      <w:r>
        <w:t xml:space="preserve"> as contas de tipo crédito, ou seja, há uma entrada no caixa. Ao clicar em salvar, será efetuado a venda e uma conta à receber será automaticamente gerada. Cada venda efetuada será atribuída ao usuário que está logado no momento.</w:t>
      </w:r>
    </w:p>
    <w:p w:rsidR="00DD7857" w:rsidRDefault="00DD7857">
      <w:pPr>
        <w:pStyle w:val="Standard"/>
      </w:pPr>
    </w:p>
    <w:p w:rsidR="00DD7857" w:rsidRDefault="008A7D50" w:rsidP="00DD7857">
      <w:pPr>
        <w:pStyle w:val="Heading2"/>
      </w:pPr>
      <w:bookmarkStart w:id="2034" w:name="_Toc270320303"/>
      <w:r>
        <w:t>Entrada de estoque</w:t>
      </w:r>
      <w:bookmarkEnd w:id="2034"/>
    </w:p>
    <w:p w:rsidR="00DD7857" w:rsidRDefault="00DD7857">
      <w:pPr>
        <w:pStyle w:val="Standard"/>
      </w:pPr>
    </w:p>
    <w:p w:rsidR="00DD7857" w:rsidRDefault="008A7D50">
      <w:pPr>
        <w:pStyle w:val="Textbody"/>
      </w:pPr>
      <w:r>
        <w:lastRenderedPageBreak/>
        <w:t>A entrada de mercadorias para venda é feita conforme mostra a figura 33:</w:t>
      </w:r>
    </w:p>
    <w:p w:rsidR="00B958C3" w:rsidRDefault="00B958C3" w:rsidP="00B958C3">
      <w:pPr>
        <w:pStyle w:val="Standard"/>
        <w:jc w:val="center"/>
        <w:rPr>
          <w:ins w:id="2035" w:author="eduardo.pichler" w:date="2010-08-23T10:29:00Z"/>
        </w:rPr>
        <w:pPrChange w:id="2036" w:author="eduardo.pichler" w:date="2010-08-23T10:29:00Z">
          <w:pPr>
            <w:pStyle w:val="Standard"/>
          </w:pPr>
        </w:pPrChange>
      </w:pPr>
    </w:p>
    <w:p w:rsidR="00B958C3" w:rsidRDefault="00B958C3" w:rsidP="00B958C3">
      <w:pPr>
        <w:pStyle w:val="Standard"/>
        <w:keepNext/>
        <w:jc w:val="center"/>
        <w:rPr>
          <w:ins w:id="2037" w:author="eduardo.pichler" w:date="2010-08-23T10:29:00Z"/>
        </w:rPr>
        <w:pPrChange w:id="2038" w:author="eduardo.pichler" w:date="2010-08-23T10:29:00Z">
          <w:pPr>
            <w:pStyle w:val="Standard"/>
            <w:jc w:val="center"/>
          </w:pPr>
        </w:pPrChange>
      </w:pPr>
      <w:ins w:id="2039" w:author="eduardo.pichler" w:date="2010-08-23T10:29:00Z">
        <w:r>
          <w:rPr>
            <w:noProof/>
          </w:rPr>
          <w:drawing>
            <wp:inline distT="0" distB="0" distL="0" distR="0">
              <wp:extent cx="3790800" cy="3790800"/>
              <wp:effectExtent l="0" t="0" r="0" b="0"/>
              <wp:docPr id="85" name="figura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alphaModFix/>
                        <a:lum/>
                      </a:blip>
                      <a:srcRect/>
                      <a:stretch>
                        <a:fillRect/>
                      </a:stretch>
                    </pic:blipFill>
                    <pic:spPr>
                      <a:xfrm>
                        <a:off x="0" y="0"/>
                        <a:ext cx="3790800" cy="3790800"/>
                      </a:xfrm>
                      <a:prstGeom prst="rect">
                        <a:avLst/>
                      </a:prstGeom>
                      <a:noFill/>
                      <a:ln>
                        <a:noFill/>
                        <a:prstDash/>
                      </a:ln>
                    </pic:spPr>
                  </pic:pic>
                </a:graphicData>
              </a:graphic>
            </wp:inline>
          </w:drawing>
        </w:r>
      </w:ins>
    </w:p>
    <w:p w:rsidR="00DD7857" w:rsidRDefault="00B958C3" w:rsidP="00B958C3">
      <w:pPr>
        <w:pStyle w:val="Legenda"/>
        <w:jc w:val="center"/>
        <w:rPr>
          <w:ins w:id="2040" w:author="eduardo.pichler" w:date="2010-08-23T10:29:00Z"/>
        </w:rPr>
        <w:pPrChange w:id="2041" w:author="eduardo.pichler" w:date="2010-08-23T10:29:00Z">
          <w:pPr>
            <w:pStyle w:val="Standard"/>
          </w:pPr>
        </w:pPrChange>
      </w:pPr>
      <w:ins w:id="2042" w:author="eduardo.pichler" w:date="2010-08-23T10:29:00Z">
        <w:r>
          <w:t xml:space="preserve">Figura </w:t>
        </w:r>
        <w:r>
          <w:fldChar w:fldCharType="begin"/>
        </w:r>
        <w:r>
          <w:instrText xml:space="preserve"> SEQ Figura \* ARABIC </w:instrText>
        </w:r>
      </w:ins>
      <w:r>
        <w:fldChar w:fldCharType="separate"/>
      </w:r>
      <w:ins w:id="2043" w:author="eduardo.pichler" w:date="2010-08-23T10:33:00Z">
        <w:r w:rsidR="00DF598C">
          <w:rPr>
            <w:noProof/>
          </w:rPr>
          <w:t>33</w:t>
        </w:r>
      </w:ins>
      <w:ins w:id="2044" w:author="eduardo.pichler" w:date="2010-08-23T10:29:00Z">
        <w:r>
          <w:fldChar w:fldCharType="end"/>
        </w:r>
        <w:r>
          <w:t xml:space="preserve">: </w:t>
        </w:r>
        <w:r w:rsidRPr="001405F6">
          <w:t xml:space="preserve"> Tela de compras (entrada de mercadorias)</w:t>
        </w:r>
      </w:ins>
      <w:del w:id="2045" w:author="eduardo.pichler" w:date="2010-08-23T10:29:00Z">
        <w:r w:rsidR="00DD7857" w:rsidRPr="00DD7857" w:rsidDel="00B958C3">
          <w:pict>
            <v:shape id="Quadro32" o:spid="_x0000_s1060" type="#_x0000_t202" style="position:absolute;left:0;text-align:left;margin-left:0;margin-top:0;width:298.5pt;height:298.5pt;z-index:251664896;visibility:visible;mso-position-horizontal:center;mso-position-horizontal-relative:text;mso-position-vertical:top;mso-position-vertical-relative:text" filled="f" stroked="f">
              <v:textbox style="mso-rotate-with-shape:t" inset="0,0,0,0">
                <w:txbxContent>
                  <w:p w:rsidR="008A7D50" w:rsidRDefault="008A7D50">
                    <w:pPr>
                      <w:pStyle w:val="Imagem"/>
                    </w:pPr>
                    <w:del w:id="2046" w:author="eduardo.pichler" w:date="2010-08-23T10:29:00Z">
                      <w:r w:rsidDel="00B958C3">
                        <w:rPr>
                          <w:noProof/>
                        </w:rPr>
                        <w:drawing>
                          <wp:inline distT="0" distB="0" distL="0" distR="0">
                            <wp:extent cx="3790800" cy="3790800"/>
                            <wp:effectExtent l="0" t="0" r="0" b="0"/>
                            <wp:docPr id="33" name="figura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alphaModFix/>
                                      <a:lum/>
                                    </a:blip>
                                    <a:srcRect/>
                                    <a:stretch>
                                      <a:fillRect/>
                                    </a:stretch>
                                  </pic:blipFill>
                                  <pic:spPr>
                                    <a:xfrm>
                                      <a:off x="0" y="0"/>
                                      <a:ext cx="3790800" cy="3790800"/>
                                    </a:xfrm>
                                    <a:prstGeom prst="rect">
                                      <a:avLst/>
                                    </a:prstGeom>
                                    <a:noFill/>
                                    <a:ln>
                                      <a:noFill/>
                                      <a:prstDash/>
                                    </a:ln>
                                  </pic:spPr>
                                </pic:pic>
                              </a:graphicData>
                            </a:graphic>
                          </wp:inline>
                        </w:drawing>
                      </w:r>
                      <w:r w:rsidDel="00B958C3">
                        <w:delText>Figura 33: Tela de compras (entrada de mercadorias)</w:delText>
                      </w:r>
                    </w:del>
                  </w:p>
                </w:txbxContent>
              </v:textbox>
              <w10:wrap type="topAndBottom"/>
            </v:shape>
          </w:pict>
        </w:r>
      </w:del>
    </w:p>
    <w:p w:rsidR="00B958C3" w:rsidRDefault="00B958C3" w:rsidP="00B958C3">
      <w:pPr>
        <w:pStyle w:val="Standard"/>
        <w:jc w:val="center"/>
        <w:pPrChange w:id="2047" w:author="eduardo.pichler" w:date="2010-08-23T10:29:00Z">
          <w:pPr>
            <w:pStyle w:val="Standard"/>
          </w:pPr>
        </w:pPrChange>
      </w:pPr>
    </w:p>
    <w:p w:rsidR="00DD7857" w:rsidRDefault="008A7D50">
      <w:pPr>
        <w:pStyle w:val="Textbody"/>
      </w:pPr>
      <w:r>
        <w:t>Observa-se na figura 33 que pode ser informado o fornecedor da mercadoria, o produto, a quantidade e o preço unitário da mesma. Ainda é possível informar dados sobre a transação financeira, como se a compra foi paga à vista, a data do pagamento e o tipo da conta para que seja gerado no contas à pagar corretamente.</w:t>
      </w:r>
    </w:p>
    <w:p w:rsidR="00DD7857" w:rsidRDefault="00DD7857">
      <w:pPr>
        <w:pStyle w:val="Standard"/>
      </w:pPr>
    </w:p>
    <w:p w:rsidR="00DD7857" w:rsidRDefault="008A7D50" w:rsidP="00DD7857">
      <w:pPr>
        <w:pStyle w:val="Heading2"/>
      </w:pPr>
      <w:bookmarkStart w:id="2048" w:name="_Toc270320304"/>
      <w:r>
        <w:t>Gerenciamento de usuários</w:t>
      </w:r>
      <w:bookmarkEnd w:id="2048"/>
    </w:p>
    <w:p w:rsidR="00DD7857" w:rsidRDefault="00DD7857">
      <w:pPr>
        <w:pStyle w:val="Standard"/>
      </w:pPr>
    </w:p>
    <w:p w:rsidR="00DD7857" w:rsidRDefault="008A7D50">
      <w:pPr>
        <w:pStyle w:val="Textbody"/>
      </w:pPr>
      <w:r>
        <w:t>O gerenciamento de usuários é feito através da tela mostrada na figura 34:</w:t>
      </w:r>
    </w:p>
    <w:p w:rsidR="00DD7857" w:rsidRDefault="00DD7857">
      <w:pPr>
        <w:pStyle w:val="Standard"/>
      </w:pPr>
    </w:p>
    <w:p w:rsidR="00DD7857" w:rsidRDefault="00DD7857">
      <w:pPr>
        <w:pStyle w:val="Standard"/>
      </w:pPr>
      <w:del w:id="2049" w:author="eduardo.pichler" w:date="2010-08-23T10:30:00Z">
        <w:r w:rsidRPr="00DD7857" w:rsidDel="00B958C3">
          <w:pict>
            <v:shape id="Quadro33" o:spid="_x0000_s1061" type="#_x0000_t202" style="position:absolute;left:0;text-align:left;margin-left:0;margin-top:0;width:453.5pt;height:300.7pt;z-index:251665920;visibility:visible;mso-position-horizontal:center;mso-position-vertical:top" filled="f" stroked="f">
              <v:textbox style="mso-rotate-with-shape:t" inset="0,0,0,0">
                <w:txbxContent>
                  <w:p w:rsidR="008A7D50" w:rsidRDefault="008A7D50">
                    <w:pPr>
                      <w:pStyle w:val="Imagem"/>
                    </w:pPr>
                    <w:del w:id="2050" w:author="eduardo.pichler" w:date="2010-08-23T10:30:00Z">
                      <w:r w:rsidDel="00B958C3">
                        <w:rPr>
                          <w:noProof/>
                        </w:rPr>
                        <w:drawing>
                          <wp:inline distT="0" distB="0" distL="0" distR="0">
                            <wp:extent cx="5759280" cy="3818879"/>
                            <wp:effectExtent l="0" t="0" r="0" b="0"/>
                            <wp:docPr id="34" name="figura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alphaModFix/>
                                      <a:lum/>
                                    </a:blip>
                                    <a:srcRect/>
                                    <a:stretch>
                                      <a:fillRect/>
                                    </a:stretch>
                                  </pic:blipFill>
                                  <pic:spPr>
                                    <a:xfrm>
                                      <a:off x="0" y="0"/>
                                      <a:ext cx="5759280" cy="3818879"/>
                                    </a:xfrm>
                                    <a:prstGeom prst="rect">
                                      <a:avLst/>
                                    </a:prstGeom>
                                    <a:noFill/>
                                    <a:ln>
                                      <a:noFill/>
                                      <a:prstDash/>
                                    </a:ln>
                                  </pic:spPr>
                                </pic:pic>
                              </a:graphicData>
                            </a:graphic>
                          </wp:inline>
                        </w:drawing>
                      </w:r>
                    </w:del>
                    <w:r>
                      <w:t xml:space="preserve">Figura 34: </w:t>
                    </w:r>
                    <w:del w:id="2051" w:author="eduardo.pichler" w:date="2010-08-23T10:30:00Z">
                      <w:r w:rsidDel="00B958C3">
                        <w:delText>Tela de Visualização e gerenciamento de usuários e grupos</w:delText>
                      </w:r>
                    </w:del>
                  </w:p>
                </w:txbxContent>
              </v:textbox>
              <w10:wrap type="topAndBottom"/>
            </v:shape>
          </w:pict>
        </w:r>
      </w:del>
    </w:p>
    <w:p w:rsidR="00B958C3" w:rsidRDefault="00B958C3" w:rsidP="00B958C3">
      <w:pPr>
        <w:pStyle w:val="Textbody"/>
        <w:keepNext/>
        <w:jc w:val="center"/>
        <w:rPr>
          <w:ins w:id="2052" w:author="eduardo.pichler" w:date="2010-08-23T10:30:00Z"/>
        </w:rPr>
        <w:pPrChange w:id="2053" w:author="eduardo.pichler" w:date="2010-08-23T10:30:00Z">
          <w:pPr>
            <w:pStyle w:val="Textbody"/>
            <w:jc w:val="center"/>
          </w:pPr>
        </w:pPrChange>
      </w:pPr>
      <w:ins w:id="2054" w:author="eduardo.pichler" w:date="2010-08-23T10:30:00Z">
        <w:r>
          <w:rPr>
            <w:noProof/>
          </w:rPr>
          <w:lastRenderedPageBreak/>
          <w:drawing>
            <wp:inline distT="0" distB="0" distL="0" distR="0">
              <wp:extent cx="5759280" cy="3818879"/>
              <wp:effectExtent l="0" t="0" r="0" b="0"/>
              <wp:docPr id="86" name="figura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alphaModFix/>
                        <a:lum/>
                      </a:blip>
                      <a:srcRect/>
                      <a:stretch>
                        <a:fillRect/>
                      </a:stretch>
                    </pic:blipFill>
                    <pic:spPr>
                      <a:xfrm>
                        <a:off x="0" y="0"/>
                        <a:ext cx="5759280" cy="3818879"/>
                      </a:xfrm>
                      <a:prstGeom prst="rect">
                        <a:avLst/>
                      </a:prstGeom>
                      <a:noFill/>
                      <a:ln>
                        <a:noFill/>
                        <a:prstDash/>
                      </a:ln>
                    </pic:spPr>
                  </pic:pic>
                </a:graphicData>
              </a:graphic>
            </wp:inline>
          </w:drawing>
        </w:r>
      </w:ins>
    </w:p>
    <w:p w:rsidR="00B958C3" w:rsidRDefault="00B958C3" w:rsidP="00B958C3">
      <w:pPr>
        <w:pStyle w:val="Legenda"/>
        <w:jc w:val="center"/>
        <w:rPr>
          <w:ins w:id="2055" w:author="eduardo.pichler" w:date="2010-08-23T10:30:00Z"/>
        </w:rPr>
        <w:pPrChange w:id="2056" w:author="eduardo.pichler" w:date="2010-08-23T10:30:00Z">
          <w:pPr>
            <w:pStyle w:val="Textbody"/>
          </w:pPr>
        </w:pPrChange>
      </w:pPr>
      <w:ins w:id="2057" w:author="eduardo.pichler" w:date="2010-08-23T10:30:00Z">
        <w:r>
          <w:t xml:space="preserve">Figura </w:t>
        </w:r>
        <w:r>
          <w:fldChar w:fldCharType="begin"/>
        </w:r>
        <w:r>
          <w:instrText xml:space="preserve"> SEQ Figura \* ARABIC </w:instrText>
        </w:r>
      </w:ins>
      <w:r>
        <w:fldChar w:fldCharType="separate"/>
      </w:r>
      <w:ins w:id="2058" w:author="eduardo.pichler" w:date="2010-08-23T10:33:00Z">
        <w:r w:rsidR="00DF598C">
          <w:rPr>
            <w:noProof/>
          </w:rPr>
          <w:t>34</w:t>
        </w:r>
      </w:ins>
      <w:ins w:id="2059" w:author="eduardo.pichler" w:date="2010-08-23T10:30:00Z">
        <w:r>
          <w:fldChar w:fldCharType="end"/>
        </w:r>
        <w:r>
          <w:t xml:space="preserve">: </w:t>
        </w:r>
        <w:r w:rsidRPr="00C93E2A">
          <w:t>Tela de Visualização e gerenciamento de usuários e grupos</w:t>
        </w:r>
      </w:ins>
    </w:p>
    <w:p w:rsidR="00B958C3" w:rsidRDefault="00B958C3">
      <w:pPr>
        <w:pStyle w:val="Textbody"/>
        <w:rPr>
          <w:ins w:id="2060" w:author="eduardo.pichler" w:date="2010-08-23T10:30:00Z"/>
        </w:rPr>
      </w:pPr>
    </w:p>
    <w:p w:rsidR="00DD7857" w:rsidRDefault="008A7D50">
      <w:pPr>
        <w:pStyle w:val="Textbody"/>
      </w:pPr>
      <w:r>
        <w:t xml:space="preserve">Conforme a figura 34 mostra, é possível criar, editar e excluir informações de </w:t>
      </w:r>
      <w:r>
        <w:rPr>
          <w:i/>
          <w:iCs/>
        </w:rPr>
        <w:t>login</w:t>
      </w:r>
      <w:r>
        <w:t xml:space="preserve"> e pessoais de um usuário relacionado ao grupo selecionado à esquerda.</w:t>
      </w:r>
    </w:p>
    <w:p w:rsidR="00DD7857" w:rsidRDefault="00DD7857">
      <w:pPr>
        <w:pStyle w:val="Textbody"/>
      </w:pPr>
    </w:p>
    <w:p w:rsidR="00DD7857" w:rsidRDefault="00DD7857">
      <w:pPr>
        <w:pStyle w:val="Standard"/>
      </w:pPr>
    </w:p>
    <w:p w:rsidR="00DD7857" w:rsidRDefault="008A7D50" w:rsidP="00DD7857">
      <w:pPr>
        <w:pStyle w:val="Heading2"/>
      </w:pPr>
      <w:bookmarkStart w:id="2061" w:name="_Toc270320305"/>
      <w:r>
        <w:t>Relatórios</w:t>
      </w:r>
      <w:bookmarkEnd w:id="2061"/>
    </w:p>
    <w:p w:rsidR="00DD7857" w:rsidRDefault="00DD7857">
      <w:pPr>
        <w:pStyle w:val="Textbody"/>
      </w:pPr>
    </w:p>
    <w:p w:rsidR="00DD7857" w:rsidRDefault="008A7D50">
      <w:pPr>
        <w:pStyle w:val="Textbody"/>
        <w:rPr>
          <w:ins w:id="2062" w:author="eduardo.pichler" w:date="2010-08-23T10:30:00Z"/>
        </w:rPr>
      </w:pPr>
      <w:r>
        <w:t xml:space="preserve">Os relatórios podem ser feitos em HTML ou PDF, e são abertos em uma aplicação externa, podendo ser um </w:t>
      </w:r>
      <w:r>
        <w:rPr>
          <w:i/>
          <w:iCs/>
        </w:rPr>
        <w:t>browser</w:t>
      </w:r>
      <w:r>
        <w:t xml:space="preserve">, ou o Adobe </w:t>
      </w:r>
      <w:r>
        <w:rPr>
          <w:i/>
          <w:iCs/>
        </w:rPr>
        <w:t>Reader</w:t>
      </w:r>
      <w:r>
        <w:t>. Para visualizar um relatório basta clicar no respectivo menu demonstrado na figura 35:</w:t>
      </w:r>
    </w:p>
    <w:p w:rsidR="008C752D" w:rsidRDefault="008C752D">
      <w:pPr>
        <w:pStyle w:val="Textbody"/>
      </w:pPr>
    </w:p>
    <w:p w:rsidR="008C752D" w:rsidRDefault="00B958C3" w:rsidP="008C752D">
      <w:pPr>
        <w:pStyle w:val="Standard"/>
        <w:keepNext/>
        <w:jc w:val="center"/>
        <w:rPr>
          <w:ins w:id="2063" w:author="eduardo.pichler" w:date="2010-08-23T10:30:00Z"/>
        </w:rPr>
        <w:pPrChange w:id="2064" w:author="eduardo.pichler" w:date="2010-08-23T10:30:00Z">
          <w:pPr>
            <w:pStyle w:val="Standard"/>
            <w:jc w:val="center"/>
          </w:pPr>
        </w:pPrChange>
      </w:pPr>
      <w:ins w:id="2065" w:author="eduardo.pichler" w:date="2010-08-23T10:30:00Z">
        <w:r>
          <w:rPr>
            <w:noProof/>
          </w:rPr>
          <w:drawing>
            <wp:inline distT="0" distB="0" distL="0" distR="0">
              <wp:extent cx="2971800" cy="1104840"/>
              <wp:effectExtent l="0" t="0" r="0" b="0"/>
              <wp:docPr id="87" name="figura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alphaModFix/>
                        <a:lum/>
                      </a:blip>
                      <a:srcRect/>
                      <a:stretch>
                        <a:fillRect/>
                      </a:stretch>
                    </pic:blipFill>
                    <pic:spPr>
                      <a:xfrm>
                        <a:off x="0" y="0"/>
                        <a:ext cx="2971800" cy="1104840"/>
                      </a:xfrm>
                      <a:prstGeom prst="rect">
                        <a:avLst/>
                      </a:prstGeom>
                      <a:noFill/>
                      <a:ln>
                        <a:noFill/>
                        <a:prstDash/>
                      </a:ln>
                    </pic:spPr>
                  </pic:pic>
                </a:graphicData>
              </a:graphic>
            </wp:inline>
          </w:drawing>
        </w:r>
      </w:ins>
    </w:p>
    <w:p w:rsidR="00DD7857" w:rsidRDefault="008C752D" w:rsidP="008C752D">
      <w:pPr>
        <w:pStyle w:val="Legenda"/>
        <w:jc w:val="center"/>
        <w:pPrChange w:id="2066" w:author="eduardo.pichler" w:date="2010-08-23T10:30:00Z">
          <w:pPr>
            <w:pStyle w:val="Standard"/>
          </w:pPr>
        </w:pPrChange>
      </w:pPr>
      <w:ins w:id="2067" w:author="eduardo.pichler" w:date="2010-08-23T10:30:00Z">
        <w:r>
          <w:t xml:space="preserve">Figura </w:t>
        </w:r>
        <w:r>
          <w:fldChar w:fldCharType="begin"/>
        </w:r>
        <w:r>
          <w:instrText xml:space="preserve"> SEQ Figura \* ARABIC </w:instrText>
        </w:r>
      </w:ins>
      <w:r>
        <w:fldChar w:fldCharType="separate"/>
      </w:r>
      <w:ins w:id="2068" w:author="eduardo.pichler" w:date="2010-08-23T10:33:00Z">
        <w:r w:rsidR="00DF598C">
          <w:rPr>
            <w:noProof/>
          </w:rPr>
          <w:t>35</w:t>
        </w:r>
      </w:ins>
      <w:ins w:id="2069" w:author="eduardo.pichler" w:date="2010-08-23T10:30:00Z">
        <w:r>
          <w:fldChar w:fldCharType="end"/>
        </w:r>
        <w:r>
          <w:t xml:space="preserve">: </w:t>
        </w:r>
        <w:r w:rsidRPr="00280695">
          <w:t>Menu de relatórios</w:t>
        </w:r>
      </w:ins>
    </w:p>
    <w:p w:rsidR="00DD7857" w:rsidRDefault="00DD7857">
      <w:pPr>
        <w:pStyle w:val="Standard"/>
      </w:pPr>
      <w:del w:id="2070" w:author="eduardo.pichler" w:date="2010-08-23T10:30:00Z">
        <w:r w:rsidRPr="00DD7857" w:rsidDel="008C752D">
          <w:pict>
            <v:shape id="Quadro34" o:spid="_x0000_s1062" type="#_x0000_t202" style="position:absolute;left:0;text-align:left;margin-left:0;margin-top:0;width:234pt;height:87pt;z-index:251666944;visibility:visible;mso-position-horizontal:center;mso-position-vertical:top" filled="f" stroked="f">
              <v:textbox style="mso-rotate-with-shape:t" inset="0,0,0,0">
                <w:txbxContent>
                  <w:p w:rsidR="008A7D50" w:rsidRDefault="008A7D50">
                    <w:pPr>
                      <w:pStyle w:val="Imagem"/>
                    </w:pPr>
                    <w:del w:id="2071" w:author="eduardo.pichler" w:date="2010-08-23T10:30:00Z">
                      <w:r w:rsidDel="00B958C3">
                        <w:rPr>
                          <w:noProof/>
                        </w:rPr>
                        <w:drawing>
                          <wp:inline distT="0" distB="0" distL="0" distR="0">
                            <wp:extent cx="2971800" cy="1104840"/>
                            <wp:effectExtent l="0" t="0" r="0" b="0"/>
                            <wp:docPr id="35" name="figura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alphaModFix/>
                                      <a:lum/>
                                    </a:blip>
                                    <a:srcRect/>
                                    <a:stretch>
                                      <a:fillRect/>
                                    </a:stretch>
                                  </pic:blipFill>
                                  <pic:spPr>
                                    <a:xfrm>
                                      <a:off x="0" y="0"/>
                                      <a:ext cx="2971800" cy="1104840"/>
                                    </a:xfrm>
                                    <a:prstGeom prst="rect">
                                      <a:avLst/>
                                    </a:prstGeom>
                                    <a:noFill/>
                                    <a:ln>
                                      <a:noFill/>
                                      <a:prstDash/>
                                    </a:ln>
                                  </pic:spPr>
                                </pic:pic>
                              </a:graphicData>
                            </a:graphic>
                          </wp:inline>
                        </w:drawing>
                      </w:r>
                      <w:r w:rsidDel="008C752D">
                        <w:delText>Figura 35: Menu de relatórios</w:delText>
                      </w:r>
                    </w:del>
                  </w:p>
                </w:txbxContent>
              </v:textbox>
              <w10:wrap type="topAndBottom"/>
            </v:shape>
          </w:pict>
        </w:r>
      </w:del>
    </w:p>
    <w:p w:rsidR="00DD7857" w:rsidRDefault="008A7D50">
      <w:pPr>
        <w:pStyle w:val="Textbody"/>
      </w:pPr>
      <w:r>
        <w:t>Ao clicar em um dos itens do menu mostrado na figura 35, será visualizado um relatório como mostra a figura 36 e 37.</w:t>
      </w:r>
    </w:p>
    <w:p w:rsidR="008C752D" w:rsidRDefault="008C752D" w:rsidP="008C752D">
      <w:pPr>
        <w:pStyle w:val="Standard"/>
        <w:keepNext/>
        <w:jc w:val="center"/>
        <w:rPr>
          <w:ins w:id="2072" w:author="eduardo.pichler" w:date="2010-08-23T10:31:00Z"/>
        </w:rPr>
        <w:pPrChange w:id="2073" w:author="eduardo.pichler" w:date="2010-08-23T10:31:00Z">
          <w:pPr>
            <w:pStyle w:val="Standard"/>
          </w:pPr>
        </w:pPrChange>
      </w:pPr>
      <w:ins w:id="2074" w:author="eduardo.pichler" w:date="2010-08-23T10:31:00Z">
        <w:r>
          <w:rPr>
            <w:noProof/>
          </w:rPr>
          <w:lastRenderedPageBreak/>
          <w:drawing>
            <wp:inline distT="0" distB="0" distL="0" distR="0">
              <wp:extent cx="5600880" cy="4057559"/>
              <wp:effectExtent l="0" t="0" r="0" b="0"/>
              <wp:docPr id="88" name="figura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alphaModFix/>
                        <a:lum/>
                      </a:blip>
                      <a:srcRect/>
                      <a:stretch>
                        <a:fillRect/>
                      </a:stretch>
                    </pic:blipFill>
                    <pic:spPr>
                      <a:xfrm>
                        <a:off x="0" y="0"/>
                        <a:ext cx="5600880" cy="4057559"/>
                      </a:xfrm>
                      <a:prstGeom prst="rect">
                        <a:avLst/>
                      </a:prstGeom>
                      <a:noFill/>
                      <a:ln>
                        <a:noFill/>
                        <a:prstDash/>
                      </a:ln>
                    </pic:spPr>
                  </pic:pic>
                </a:graphicData>
              </a:graphic>
            </wp:inline>
          </w:drawing>
        </w:r>
      </w:ins>
    </w:p>
    <w:p w:rsidR="008C752D" w:rsidRDefault="008C752D" w:rsidP="008C752D">
      <w:pPr>
        <w:pStyle w:val="Legenda"/>
        <w:jc w:val="center"/>
        <w:rPr>
          <w:ins w:id="2075" w:author="eduardo.pichler" w:date="2010-08-23T10:31:00Z"/>
        </w:rPr>
        <w:pPrChange w:id="2076" w:author="eduardo.pichler" w:date="2010-08-23T10:31:00Z">
          <w:pPr>
            <w:pStyle w:val="Legenda"/>
          </w:pPr>
        </w:pPrChange>
      </w:pPr>
      <w:ins w:id="2077" w:author="eduardo.pichler" w:date="2010-08-23T10:31:00Z">
        <w:r>
          <w:t xml:space="preserve">Figura </w:t>
        </w:r>
        <w:r>
          <w:fldChar w:fldCharType="begin"/>
        </w:r>
        <w:r>
          <w:instrText xml:space="preserve"> SEQ Figura \* ARABIC </w:instrText>
        </w:r>
      </w:ins>
      <w:r>
        <w:fldChar w:fldCharType="separate"/>
      </w:r>
      <w:ins w:id="2078" w:author="eduardo.pichler" w:date="2010-08-23T10:33:00Z">
        <w:r w:rsidR="00DF598C">
          <w:rPr>
            <w:noProof/>
          </w:rPr>
          <w:t>36</w:t>
        </w:r>
      </w:ins>
      <w:ins w:id="2079" w:author="eduardo.pichler" w:date="2010-08-23T10:31:00Z">
        <w:r>
          <w:fldChar w:fldCharType="end"/>
        </w:r>
        <w:r>
          <w:t>:</w:t>
        </w:r>
        <w:r w:rsidRPr="00466822">
          <w:t xml:space="preserve"> Relatório com gráficos representando o ranking dos vendedores</w:t>
        </w:r>
      </w:ins>
    </w:p>
    <w:p w:rsidR="00DD7857" w:rsidRDefault="00DD7857">
      <w:pPr>
        <w:pStyle w:val="Standard"/>
      </w:pPr>
      <w:del w:id="2080" w:author="eduardo.pichler" w:date="2010-08-23T10:31:00Z">
        <w:r w:rsidRPr="00DD7857" w:rsidDel="008C752D">
          <w:pict>
            <v:shape id="Quadro35" o:spid="_x0000_s1063" type="#_x0000_t202" style="position:absolute;left:0;text-align:left;margin-left:0;margin-top:0;width:441pt;height:319.5pt;z-index:251667968;visibility:visible;mso-position-horizontal:center;mso-position-vertical:top" filled="f" stroked="f">
              <v:textbox style="mso-rotate-with-shape:t" inset="0,0,0,0">
                <w:txbxContent>
                  <w:p w:rsidR="008A7D50" w:rsidRDefault="008A7D50">
                    <w:pPr>
                      <w:pStyle w:val="Imagem"/>
                    </w:pPr>
                    <w:del w:id="2081" w:author="eduardo.pichler" w:date="2010-08-23T10:31:00Z">
                      <w:r w:rsidDel="008C752D">
                        <w:rPr>
                          <w:noProof/>
                        </w:rPr>
                        <w:drawing>
                          <wp:inline distT="0" distB="0" distL="0" distR="0">
                            <wp:extent cx="5600880" cy="4057559"/>
                            <wp:effectExtent l="0" t="0" r="0" b="0"/>
                            <wp:docPr id="36" name="figura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alphaModFix/>
                                      <a:lum/>
                                    </a:blip>
                                    <a:srcRect/>
                                    <a:stretch>
                                      <a:fillRect/>
                                    </a:stretch>
                                  </pic:blipFill>
                                  <pic:spPr>
                                    <a:xfrm>
                                      <a:off x="0" y="0"/>
                                      <a:ext cx="5600880" cy="4057559"/>
                                    </a:xfrm>
                                    <a:prstGeom prst="rect">
                                      <a:avLst/>
                                    </a:prstGeom>
                                    <a:noFill/>
                                    <a:ln>
                                      <a:noFill/>
                                      <a:prstDash/>
                                    </a:ln>
                                  </pic:spPr>
                                </pic:pic>
                              </a:graphicData>
                            </a:graphic>
                          </wp:inline>
                        </w:drawing>
                      </w:r>
                      <w:r w:rsidDel="008C752D">
                        <w:delText>Figura 36: Relatório com gráficos representando o ranking dos vendedores</w:delText>
                      </w:r>
                    </w:del>
                  </w:p>
                </w:txbxContent>
              </v:textbox>
              <w10:wrap type="topAndBottom"/>
            </v:shape>
          </w:pict>
        </w:r>
      </w:del>
    </w:p>
    <w:p w:rsidR="008C752D" w:rsidRDefault="008A7D50">
      <w:pPr>
        <w:pStyle w:val="Textbody"/>
        <w:rPr>
          <w:ins w:id="2082" w:author="eduardo.pichler" w:date="2010-08-23T10:31:00Z"/>
          <w:noProof/>
        </w:rPr>
      </w:pPr>
      <w:r>
        <w:t>Na figura 36 é possível observar o desempenho dos vendedores, primeiramente em forma de gráfico de barras e logo abaixo em forma de tabela. Cada vendedor é um usuário distinto no sistema.</w:t>
      </w:r>
      <w:ins w:id="2083" w:author="eduardo.pichler" w:date="2010-08-23T10:31:00Z">
        <w:r w:rsidR="008C752D" w:rsidRPr="008C752D">
          <w:rPr>
            <w:noProof/>
          </w:rPr>
          <w:t xml:space="preserve"> </w:t>
        </w:r>
      </w:ins>
    </w:p>
    <w:p w:rsidR="008C752D" w:rsidRDefault="008C752D">
      <w:pPr>
        <w:pStyle w:val="Textbody"/>
        <w:rPr>
          <w:ins w:id="2084" w:author="eduardo.pichler" w:date="2010-08-23T10:31:00Z"/>
          <w:noProof/>
        </w:rPr>
      </w:pPr>
    </w:p>
    <w:p w:rsidR="008C752D" w:rsidRDefault="008C752D" w:rsidP="008C752D">
      <w:pPr>
        <w:pStyle w:val="Textbody"/>
        <w:keepNext/>
        <w:jc w:val="center"/>
        <w:rPr>
          <w:ins w:id="2085" w:author="eduardo.pichler" w:date="2010-08-23T10:31:00Z"/>
        </w:rPr>
        <w:pPrChange w:id="2086" w:author="eduardo.pichler" w:date="2010-08-23T10:31:00Z">
          <w:pPr>
            <w:pStyle w:val="Textbody"/>
          </w:pPr>
        </w:pPrChange>
      </w:pPr>
      <w:ins w:id="2087" w:author="eduardo.pichler" w:date="2010-08-23T10:31:00Z">
        <w:r>
          <w:rPr>
            <w:noProof/>
          </w:rPr>
          <w:drawing>
            <wp:inline distT="0" distB="0" distL="0" distR="0">
              <wp:extent cx="5419800" cy="3438360"/>
              <wp:effectExtent l="0" t="0" r="0" b="0"/>
              <wp:docPr id="90" name="figura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alphaModFix/>
                        <a:lum/>
                      </a:blip>
                      <a:srcRect/>
                      <a:stretch>
                        <a:fillRect/>
                      </a:stretch>
                    </pic:blipFill>
                    <pic:spPr>
                      <a:xfrm>
                        <a:off x="0" y="0"/>
                        <a:ext cx="5419800" cy="3438360"/>
                      </a:xfrm>
                      <a:prstGeom prst="rect">
                        <a:avLst/>
                      </a:prstGeom>
                      <a:noFill/>
                      <a:ln>
                        <a:noFill/>
                        <a:prstDash/>
                      </a:ln>
                    </pic:spPr>
                  </pic:pic>
                </a:graphicData>
              </a:graphic>
            </wp:inline>
          </w:drawing>
        </w:r>
      </w:ins>
    </w:p>
    <w:p w:rsidR="00DD7857" w:rsidRDefault="008C752D" w:rsidP="008C752D">
      <w:pPr>
        <w:pStyle w:val="Legenda"/>
        <w:jc w:val="center"/>
        <w:pPrChange w:id="2088" w:author="eduardo.pichler" w:date="2010-08-23T10:31:00Z">
          <w:pPr>
            <w:pStyle w:val="Textbody"/>
          </w:pPr>
        </w:pPrChange>
      </w:pPr>
      <w:ins w:id="2089" w:author="eduardo.pichler" w:date="2010-08-23T10:31:00Z">
        <w:r>
          <w:t xml:space="preserve">Figura </w:t>
        </w:r>
        <w:r>
          <w:fldChar w:fldCharType="begin"/>
        </w:r>
        <w:r>
          <w:instrText xml:space="preserve"> SEQ Figura \* ARABIC </w:instrText>
        </w:r>
      </w:ins>
      <w:r>
        <w:fldChar w:fldCharType="separate"/>
      </w:r>
      <w:ins w:id="2090" w:author="eduardo.pichler" w:date="2010-08-23T10:33:00Z">
        <w:r w:rsidR="00DF598C">
          <w:rPr>
            <w:noProof/>
          </w:rPr>
          <w:t>37</w:t>
        </w:r>
      </w:ins>
      <w:ins w:id="2091" w:author="eduardo.pichler" w:date="2010-08-23T10:31:00Z">
        <w:r>
          <w:fldChar w:fldCharType="end"/>
        </w:r>
        <w:r>
          <w:t xml:space="preserve">: </w:t>
        </w:r>
        <w:r w:rsidRPr="00AF4DE0">
          <w:t>Relatório de contas à pagar</w:t>
        </w:r>
      </w:ins>
    </w:p>
    <w:p w:rsidR="00DD7857" w:rsidRDefault="00DD7857">
      <w:pPr>
        <w:pStyle w:val="Standard"/>
      </w:pPr>
      <w:del w:id="2092" w:author="eduardo.pichler" w:date="2010-08-23T10:32:00Z">
        <w:r w:rsidRPr="00DD7857" w:rsidDel="008C752D">
          <w:lastRenderedPageBreak/>
          <w:pict>
            <v:shape id="Quadro36" o:spid="_x0000_s1064" type="#_x0000_t202" style="position:absolute;left:0;text-align:left;margin-left:0;margin-top:0;width:426.75pt;height:270.75pt;z-index:251668992;visibility:visible;mso-position-horizontal:center;mso-position-vertical:top" filled="f" stroked="f">
              <v:textbox style="mso-rotate-with-shape:t" inset="0,0,0,0">
                <w:txbxContent>
                  <w:p w:rsidR="008A7D50" w:rsidRDefault="008A7D50">
                    <w:pPr>
                      <w:pStyle w:val="Imagem"/>
                    </w:pPr>
                    <w:del w:id="2093" w:author="eduardo.pichler" w:date="2010-08-23T10:31:00Z">
                      <w:r w:rsidDel="008C752D">
                        <w:rPr>
                          <w:noProof/>
                        </w:rPr>
                        <w:drawing>
                          <wp:inline distT="0" distB="0" distL="0" distR="0">
                            <wp:extent cx="5419800" cy="3438360"/>
                            <wp:effectExtent l="0" t="0" r="0" b="0"/>
                            <wp:docPr id="37" name="figura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alphaModFix/>
                                      <a:lum/>
                                    </a:blip>
                                    <a:srcRect/>
                                    <a:stretch>
                                      <a:fillRect/>
                                    </a:stretch>
                                  </pic:blipFill>
                                  <pic:spPr>
                                    <a:xfrm>
                                      <a:off x="0" y="0"/>
                                      <a:ext cx="5419800" cy="3438360"/>
                                    </a:xfrm>
                                    <a:prstGeom prst="rect">
                                      <a:avLst/>
                                    </a:prstGeom>
                                    <a:noFill/>
                                    <a:ln>
                                      <a:noFill/>
                                      <a:prstDash/>
                                    </a:ln>
                                  </pic:spPr>
                                </pic:pic>
                              </a:graphicData>
                            </a:graphic>
                          </wp:inline>
                        </w:drawing>
                      </w:r>
                    </w:del>
                    <w:r>
                      <w:t xml:space="preserve">Figura 37: </w:t>
                    </w:r>
                    <w:del w:id="2094" w:author="eduardo.pichler" w:date="2010-08-23T10:31:00Z">
                      <w:r w:rsidDel="008C752D">
                        <w:delText>Relatório de contas à pagar</w:delText>
                      </w:r>
                    </w:del>
                  </w:p>
                </w:txbxContent>
              </v:textbox>
              <w10:wrap type="topAndBottom"/>
            </v:shape>
          </w:pict>
        </w:r>
      </w:del>
    </w:p>
    <w:p w:rsidR="00DD7857" w:rsidRDefault="008A7D50">
      <w:pPr>
        <w:pStyle w:val="Textbody"/>
      </w:pPr>
      <w:r>
        <w:t>A figura 37 mostra o relatório em formato HTML de contas à pagar em forma de tabela. Gerado após o clique no item “contas à pagar” do menu relatórios que foi mostrado na figura 35.</w:t>
      </w:r>
    </w:p>
    <w:p w:rsidR="00DD7857" w:rsidRDefault="00DD7857">
      <w:pPr>
        <w:pStyle w:val="Standard"/>
      </w:pPr>
    </w:p>
    <w:p w:rsidR="00DD7857" w:rsidRDefault="00DD7857">
      <w:pPr>
        <w:pStyle w:val="Standard"/>
      </w:pPr>
    </w:p>
    <w:p w:rsidR="00DD7857" w:rsidRDefault="008A7D50" w:rsidP="00DD7857">
      <w:pPr>
        <w:pStyle w:val="Heading2"/>
      </w:pPr>
      <w:bookmarkStart w:id="2095" w:name="_Toc270320306"/>
      <w:r>
        <w:t>Web services</w:t>
      </w:r>
      <w:bookmarkEnd w:id="2095"/>
    </w:p>
    <w:p w:rsidR="00DD7857" w:rsidRDefault="008A7D50">
      <w:pPr>
        <w:pStyle w:val="Textbody"/>
      </w:pPr>
      <w:r>
        <w:t xml:space="preserve">O Oracle JDeveloper tem o Oracle </w:t>
      </w:r>
      <w:r>
        <w:rPr>
          <w:i/>
          <w:iCs/>
        </w:rPr>
        <w:t>Application</w:t>
      </w:r>
      <w:r>
        <w:t xml:space="preserve"> Server 10</w:t>
      </w:r>
      <w:r>
        <w:rPr>
          <w:i/>
          <w:iCs/>
        </w:rPr>
        <w:t>g</w:t>
      </w:r>
      <w:r w:rsidRPr="00DD7857">
        <w:rPr>
          <w:rStyle w:val="Refdenotaderodap"/>
          <w:i/>
          <w:iCs/>
        </w:rPr>
        <w:footnoteReference w:id="3"/>
      </w:r>
      <w:r>
        <w:t xml:space="preserve">  embutido na IDE</w:t>
      </w:r>
      <w:r w:rsidRPr="00DD7857">
        <w:rPr>
          <w:rStyle w:val="Refdenotaderodap"/>
        </w:rPr>
        <w:footnoteReference w:id="4"/>
      </w:r>
      <w:r>
        <w:t xml:space="preserve">, do qual </w:t>
      </w:r>
      <w:r>
        <w:rPr>
          <w:i/>
          <w:iCs/>
        </w:rPr>
        <w:t>possui</w:t>
      </w:r>
      <w:r>
        <w:t xml:space="preserve"> interfaces </w:t>
      </w:r>
      <w:r>
        <w:rPr>
          <w:i/>
          <w:iCs/>
        </w:rPr>
        <w:t>web</w:t>
      </w:r>
      <w:r>
        <w:t xml:space="preserve"> para que os </w:t>
      </w:r>
      <w:r>
        <w:rPr>
          <w:i/>
          <w:iCs/>
        </w:rPr>
        <w:t>Web</w:t>
      </w:r>
      <w:r>
        <w:t xml:space="preserve"> </w:t>
      </w:r>
      <w:r>
        <w:rPr>
          <w:i/>
          <w:iCs/>
        </w:rPr>
        <w:t>services</w:t>
      </w:r>
      <w:r>
        <w:t xml:space="preserve"> sejam visualizados e também para que métodos seja chamados, mostrando os objetos retornados em SOAP.</w:t>
      </w:r>
    </w:p>
    <w:p w:rsidR="00DF598C" w:rsidRDefault="00DF598C" w:rsidP="00DF598C">
      <w:pPr>
        <w:pStyle w:val="Textbody"/>
        <w:keepNext/>
        <w:jc w:val="center"/>
        <w:rPr>
          <w:ins w:id="2096" w:author="eduardo.pichler" w:date="2010-08-23T10:32:00Z"/>
        </w:rPr>
        <w:pPrChange w:id="2097" w:author="eduardo.pichler" w:date="2010-08-23T10:32:00Z">
          <w:pPr>
            <w:pStyle w:val="Textbody"/>
            <w:keepNext/>
          </w:pPr>
        </w:pPrChange>
      </w:pPr>
      <w:ins w:id="2098" w:author="eduardo.pichler" w:date="2010-08-23T10:32:00Z">
        <w:r>
          <w:rPr>
            <w:noProof/>
          </w:rPr>
          <w:drawing>
            <wp:inline distT="0" distB="0" distL="0" distR="0">
              <wp:extent cx="5219640" cy="2886120"/>
              <wp:effectExtent l="0" t="0" r="0" b="0"/>
              <wp:docPr id="91" name="figura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alphaModFix/>
                        <a:lum/>
                      </a:blip>
                      <a:srcRect/>
                      <a:stretch>
                        <a:fillRect/>
                      </a:stretch>
                    </pic:blipFill>
                    <pic:spPr>
                      <a:xfrm>
                        <a:off x="0" y="0"/>
                        <a:ext cx="5219640" cy="2886120"/>
                      </a:xfrm>
                      <a:prstGeom prst="rect">
                        <a:avLst/>
                      </a:prstGeom>
                      <a:noFill/>
                      <a:ln>
                        <a:noFill/>
                        <a:prstDash/>
                      </a:ln>
                    </pic:spPr>
                  </pic:pic>
                </a:graphicData>
              </a:graphic>
            </wp:inline>
          </w:drawing>
        </w:r>
      </w:ins>
    </w:p>
    <w:p w:rsidR="00DF598C" w:rsidRDefault="00DF598C" w:rsidP="00DF598C">
      <w:pPr>
        <w:pStyle w:val="Legenda"/>
        <w:jc w:val="center"/>
        <w:rPr>
          <w:ins w:id="2099" w:author="eduardo.pichler" w:date="2010-08-23T10:32:00Z"/>
        </w:rPr>
        <w:pPrChange w:id="2100" w:author="eduardo.pichler" w:date="2010-08-23T10:32:00Z">
          <w:pPr>
            <w:pStyle w:val="Textbody"/>
          </w:pPr>
        </w:pPrChange>
      </w:pPr>
      <w:ins w:id="2101" w:author="eduardo.pichler" w:date="2010-08-23T10:32:00Z">
        <w:r>
          <w:t xml:space="preserve">Figura </w:t>
        </w:r>
        <w:r>
          <w:fldChar w:fldCharType="begin"/>
        </w:r>
        <w:r>
          <w:instrText xml:space="preserve"> SEQ Figura \* ARABIC </w:instrText>
        </w:r>
      </w:ins>
      <w:r>
        <w:fldChar w:fldCharType="separate"/>
      </w:r>
      <w:ins w:id="2102" w:author="eduardo.pichler" w:date="2010-08-23T10:33:00Z">
        <w:r>
          <w:rPr>
            <w:noProof/>
          </w:rPr>
          <w:t>38</w:t>
        </w:r>
      </w:ins>
      <w:ins w:id="2103" w:author="eduardo.pichler" w:date="2010-08-23T10:32:00Z">
        <w:r>
          <w:fldChar w:fldCharType="end"/>
        </w:r>
        <w:r>
          <w:t>:</w:t>
        </w:r>
        <w:r w:rsidRPr="00AE618C">
          <w:t xml:space="preserve"> Métodos expostos pelo webservice no Oracle Application Server 10g</w:t>
        </w:r>
      </w:ins>
    </w:p>
    <w:p w:rsidR="00DD7857" w:rsidDel="00DF598C" w:rsidRDefault="00DD7857" w:rsidP="00DF598C">
      <w:pPr>
        <w:pStyle w:val="Legenda"/>
        <w:jc w:val="center"/>
        <w:rPr>
          <w:del w:id="2104" w:author="eduardo.pichler" w:date="2010-08-23T10:32:00Z"/>
        </w:rPr>
        <w:pPrChange w:id="2105" w:author="eduardo.pichler" w:date="2010-08-23T10:32:00Z">
          <w:pPr>
            <w:pStyle w:val="Textbody"/>
          </w:pPr>
        </w:pPrChange>
      </w:pPr>
    </w:p>
    <w:p w:rsidR="00DD7857" w:rsidRDefault="00DD7857">
      <w:pPr>
        <w:pStyle w:val="Standard"/>
      </w:pPr>
      <w:del w:id="2106" w:author="eduardo.pichler" w:date="2010-08-23T10:32:00Z">
        <w:r w:rsidRPr="00DD7857" w:rsidDel="00DF598C">
          <w:pict>
            <v:shape id="Quadro41" o:spid="_x0000_s1065" type="#_x0000_t202" style="position:absolute;left:0;text-align:left;margin-left:21.25pt;margin-top:6.05pt;width:411pt;height:227.25pt;z-index:251674112;visibility:visible" filled="f" stroked="f">
              <v:textbox style="mso-rotate-with-shape:t" inset="0,0,0,0">
                <w:txbxContent>
                  <w:p w:rsidR="008A7D50" w:rsidRDefault="008A7D50">
                    <w:pPr>
                      <w:pStyle w:val="Imagem"/>
                    </w:pPr>
                    <w:del w:id="2107" w:author="eduardo.pichler" w:date="2010-08-23T10:32:00Z">
                      <w:r w:rsidDel="00DF598C">
                        <w:rPr>
                          <w:noProof/>
                        </w:rPr>
                        <w:drawing>
                          <wp:inline distT="0" distB="0" distL="0" distR="0">
                            <wp:extent cx="5219640" cy="2886120"/>
                            <wp:effectExtent l="0" t="0" r="0" b="0"/>
                            <wp:docPr id="38" name="figura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alphaModFix/>
                                      <a:lum/>
                                    </a:blip>
                                    <a:srcRect/>
                                    <a:stretch>
                                      <a:fillRect/>
                                    </a:stretch>
                                  </pic:blipFill>
                                  <pic:spPr>
                                    <a:xfrm>
                                      <a:off x="0" y="0"/>
                                      <a:ext cx="5219640" cy="2886120"/>
                                    </a:xfrm>
                                    <a:prstGeom prst="rect">
                                      <a:avLst/>
                                    </a:prstGeom>
                                    <a:noFill/>
                                    <a:ln>
                                      <a:noFill/>
                                      <a:prstDash/>
                                    </a:ln>
                                  </pic:spPr>
                                </pic:pic>
                              </a:graphicData>
                            </a:graphic>
                          </wp:inline>
                        </w:drawing>
                      </w:r>
                    </w:del>
                    <w:r>
                      <w:t>Figura 38:</w:t>
                    </w:r>
                    <w:del w:id="2108" w:author="eduardo.pichler" w:date="2010-08-23T10:32:00Z">
                      <w:r w:rsidDel="00DF598C">
                        <w:delText xml:space="preserve"> Métodos expostos pelo webservice no Oracle Application Server 10g</w:delText>
                      </w:r>
                    </w:del>
                  </w:p>
                </w:txbxContent>
              </v:textbox>
              <w10:wrap type="topAndBottom"/>
            </v:shape>
          </w:pict>
        </w:r>
      </w:del>
      <w:r w:rsidR="008A7D50">
        <w:tab/>
      </w:r>
    </w:p>
    <w:p w:rsidR="00DD7857" w:rsidRDefault="008A7D50">
      <w:pPr>
        <w:pStyle w:val="Textbody"/>
      </w:pPr>
      <w:r>
        <w:t xml:space="preserve">Na figura 38 observa-se alguns métodos expostos como serviço na </w:t>
      </w:r>
      <w:r>
        <w:rPr>
          <w:i/>
          <w:iCs/>
        </w:rPr>
        <w:t>web</w:t>
      </w:r>
      <w:r>
        <w:t xml:space="preserve">. Quando clicado no método </w:t>
      </w:r>
      <w:r>
        <w:rPr>
          <w:i/>
          <w:iCs/>
        </w:rPr>
        <w:t xml:space="preserve">getAllProdutos </w:t>
      </w:r>
      <w:r>
        <w:t>é mostrado a tela da figura 39.</w:t>
      </w:r>
    </w:p>
    <w:p w:rsidR="00DF598C" w:rsidRDefault="00DF598C" w:rsidP="00DF598C">
      <w:pPr>
        <w:pStyle w:val="Standard"/>
        <w:keepNext/>
        <w:jc w:val="center"/>
        <w:rPr>
          <w:ins w:id="2109" w:author="eduardo.pichler" w:date="2010-08-23T10:33:00Z"/>
        </w:rPr>
        <w:pPrChange w:id="2110" w:author="eduardo.pichler" w:date="2010-08-23T10:33:00Z">
          <w:pPr>
            <w:pStyle w:val="Standard"/>
            <w:jc w:val="center"/>
          </w:pPr>
        </w:pPrChange>
      </w:pPr>
      <w:ins w:id="2111" w:author="eduardo.pichler" w:date="2010-08-23T10:32:00Z">
        <w:r>
          <w:rPr>
            <w:noProof/>
          </w:rPr>
          <w:lastRenderedPageBreak/>
          <w:drawing>
            <wp:inline distT="0" distB="0" distL="0" distR="0">
              <wp:extent cx="3381480" cy="2714760"/>
              <wp:effectExtent l="0" t="0" r="0" b="0"/>
              <wp:docPr id="93" name="figura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alphaModFix/>
                        <a:lum/>
                      </a:blip>
                      <a:srcRect/>
                      <a:stretch>
                        <a:fillRect/>
                      </a:stretch>
                    </pic:blipFill>
                    <pic:spPr>
                      <a:xfrm>
                        <a:off x="0" y="0"/>
                        <a:ext cx="3381480" cy="2714760"/>
                      </a:xfrm>
                      <a:prstGeom prst="rect">
                        <a:avLst/>
                      </a:prstGeom>
                      <a:noFill/>
                      <a:ln>
                        <a:noFill/>
                        <a:prstDash/>
                      </a:ln>
                    </pic:spPr>
                  </pic:pic>
                </a:graphicData>
              </a:graphic>
            </wp:inline>
          </w:drawing>
        </w:r>
      </w:ins>
    </w:p>
    <w:p w:rsidR="00DF598C" w:rsidRDefault="00DF598C" w:rsidP="00DF598C">
      <w:pPr>
        <w:pStyle w:val="Legenda"/>
        <w:jc w:val="center"/>
        <w:rPr>
          <w:ins w:id="2112" w:author="eduardo.pichler" w:date="2010-08-23T10:33:00Z"/>
        </w:rPr>
        <w:pPrChange w:id="2113" w:author="eduardo.pichler" w:date="2010-08-23T10:33:00Z">
          <w:pPr>
            <w:pStyle w:val="Legenda"/>
          </w:pPr>
        </w:pPrChange>
      </w:pPr>
      <w:ins w:id="2114" w:author="eduardo.pichler" w:date="2010-08-23T10:33:00Z">
        <w:r>
          <w:t xml:space="preserve">Figura </w:t>
        </w:r>
        <w:r>
          <w:fldChar w:fldCharType="begin"/>
        </w:r>
        <w:r>
          <w:instrText xml:space="preserve"> SEQ Figura \* ARABIC </w:instrText>
        </w:r>
      </w:ins>
      <w:r>
        <w:fldChar w:fldCharType="separate"/>
      </w:r>
      <w:ins w:id="2115" w:author="eduardo.pichler" w:date="2010-08-23T10:33:00Z">
        <w:r>
          <w:rPr>
            <w:noProof/>
          </w:rPr>
          <w:t>39</w:t>
        </w:r>
        <w:r>
          <w:fldChar w:fldCharType="end"/>
        </w:r>
        <w:r>
          <w:t xml:space="preserve">: </w:t>
        </w:r>
        <w:r w:rsidRPr="00F20576">
          <w:t>Método getAllProdutos no Oracle Application Server 10g</w:t>
        </w:r>
      </w:ins>
    </w:p>
    <w:p w:rsidR="00DD7857" w:rsidRDefault="00DD7857" w:rsidP="00DF598C">
      <w:pPr>
        <w:pStyle w:val="Standard"/>
        <w:jc w:val="center"/>
        <w:pPrChange w:id="2116" w:author="eduardo.pichler" w:date="2010-08-23T10:33:00Z">
          <w:pPr>
            <w:pStyle w:val="Standard"/>
          </w:pPr>
        </w:pPrChange>
      </w:pPr>
      <w:del w:id="2117" w:author="eduardo.pichler" w:date="2010-08-23T10:33:00Z">
        <w:r w:rsidRPr="00DD7857" w:rsidDel="00DF598C">
          <w:pict>
            <v:shape id="Quadro42" o:spid="_x0000_s1066" type="#_x0000_t202" style="position:absolute;left:0;text-align:left;margin-left:93.75pt;margin-top:26.55pt;width:266.25pt;height:213.75pt;z-index:251675136;visibility:visible" filled="f" stroked="f">
              <v:textbox style="mso-rotate-with-shape:t" inset="0,0,0,0">
                <w:txbxContent>
                  <w:p w:rsidR="008A7D50" w:rsidRDefault="008A7D50">
                    <w:pPr>
                      <w:pStyle w:val="Imagem"/>
                    </w:pPr>
                    <w:del w:id="2118" w:author="eduardo.pichler" w:date="2010-08-23T10:32:00Z">
                      <w:r w:rsidDel="00DF598C">
                        <w:rPr>
                          <w:noProof/>
                        </w:rPr>
                        <w:drawing>
                          <wp:inline distT="0" distB="0" distL="0" distR="0">
                            <wp:extent cx="3381480" cy="2714760"/>
                            <wp:effectExtent l="0" t="0" r="0" b="0"/>
                            <wp:docPr id="39" name="figura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alphaModFix/>
                                      <a:lum/>
                                    </a:blip>
                                    <a:srcRect/>
                                    <a:stretch>
                                      <a:fillRect/>
                                    </a:stretch>
                                  </pic:blipFill>
                                  <pic:spPr>
                                    <a:xfrm>
                                      <a:off x="0" y="0"/>
                                      <a:ext cx="3381480" cy="2714760"/>
                                    </a:xfrm>
                                    <a:prstGeom prst="rect">
                                      <a:avLst/>
                                    </a:prstGeom>
                                    <a:noFill/>
                                    <a:ln>
                                      <a:noFill/>
                                      <a:prstDash/>
                                    </a:ln>
                                  </pic:spPr>
                                </pic:pic>
                              </a:graphicData>
                            </a:graphic>
                          </wp:inline>
                        </w:drawing>
                      </w:r>
                    </w:del>
                    <w:r>
                      <w:t xml:space="preserve">Figura 39: </w:t>
                    </w:r>
                    <w:del w:id="2119" w:author="eduardo.pichler" w:date="2010-08-23T10:33:00Z">
                      <w:r w:rsidDel="00DF598C">
                        <w:delText>Método getAllProdutos no Oracle Application Server 10g</w:delText>
                      </w:r>
                    </w:del>
                  </w:p>
                </w:txbxContent>
              </v:textbox>
              <w10:wrap type="topAndBottom"/>
            </v:shape>
          </w:pict>
        </w:r>
      </w:del>
    </w:p>
    <w:p w:rsidR="00DD7857" w:rsidRDefault="00DD7857">
      <w:pPr>
        <w:pStyle w:val="Standard"/>
      </w:pPr>
    </w:p>
    <w:p w:rsidR="00DD7857" w:rsidRDefault="008A7D50">
      <w:pPr>
        <w:pStyle w:val="Textbody"/>
      </w:pPr>
      <w:r>
        <w:t>Quando clicado no botão “</w:t>
      </w:r>
      <w:r>
        <w:rPr>
          <w:i/>
          <w:iCs/>
        </w:rPr>
        <w:t>Preview</w:t>
      </w:r>
      <w:r>
        <w:t xml:space="preserve"> </w:t>
      </w:r>
      <w:r>
        <w:rPr>
          <w:i/>
          <w:iCs/>
        </w:rPr>
        <w:t>SOAP</w:t>
      </w:r>
      <w:r>
        <w:t>”, mostrado na figura 39, o serviço será chamado e mostrado outra tela como mostra a figura 40.</w:t>
      </w:r>
    </w:p>
    <w:p w:rsidR="00DD7857" w:rsidRDefault="00DD7857">
      <w:pPr>
        <w:pStyle w:val="Standard"/>
      </w:pPr>
      <w:del w:id="2120" w:author="eduardo.pichler" w:date="2010-08-23T10:33:00Z">
        <w:r w:rsidRPr="00DD7857" w:rsidDel="00DF598C">
          <w:pict>
            <v:shape id="Quadro43" o:spid="_x0000_s1067" type="#_x0000_t202" style="position:absolute;left:0;text-align:left;margin-left:0;margin-top:0;width:395.25pt;height:480.75pt;z-index:251676160;visibility:visible;mso-position-horizontal:center;mso-position-vertical:top" filled="f" stroked="f">
              <v:textbox style="mso-rotate-with-shape:t" inset="0,0,0,0">
                <w:txbxContent>
                  <w:p w:rsidR="008A7D50" w:rsidRDefault="008A7D50">
                    <w:pPr>
                      <w:pStyle w:val="Imagem"/>
                    </w:pPr>
                    <w:del w:id="2121" w:author="eduardo.pichler" w:date="2010-08-23T10:33:00Z">
                      <w:r w:rsidDel="00DF598C">
                        <w:rPr>
                          <w:noProof/>
                        </w:rPr>
                        <w:drawing>
                          <wp:inline distT="0" distB="0" distL="0" distR="0">
                            <wp:extent cx="5019840" cy="6105599"/>
                            <wp:effectExtent l="0" t="0" r="0" b="0"/>
                            <wp:docPr id="40" name="figura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alphaModFix/>
                                      <a:lum/>
                                    </a:blip>
                                    <a:srcRect/>
                                    <a:stretch>
                                      <a:fillRect/>
                                    </a:stretch>
                                  </pic:blipFill>
                                  <pic:spPr>
                                    <a:xfrm>
                                      <a:off x="0" y="0"/>
                                      <a:ext cx="5019840" cy="6105599"/>
                                    </a:xfrm>
                                    <a:prstGeom prst="rect">
                                      <a:avLst/>
                                    </a:prstGeom>
                                    <a:noFill/>
                                    <a:ln>
                                      <a:noFill/>
                                      <a:prstDash/>
                                    </a:ln>
                                  </pic:spPr>
                                </pic:pic>
                              </a:graphicData>
                            </a:graphic>
                          </wp:inline>
                        </w:drawing>
                      </w:r>
                    </w:del>
                    <w:r>
                      <w:t xml:space="preserve">Figura 40: </w:t>
                    </w:r>
                    <w:del w:id="2122" w:author="eduardo.pichler" w:date="2010-08-23T10:33:00Z">
                      <w:r w:rsidDel="00DF598C">
                        <w:delText>Objetos retornados em formato SOAP</w:delText>
                      </w:r>
                    </w:del>
                  </w:p>
                </w:txbxContent>
              </v:textbox>
              <w10:wrap type="topAndBottom"/>
            </v:shape>
          </w:pict>
        </w:r>
      </w:del>
    </w:p>
    <w:p w:rsidR="00DF598C" w:rsidRDefault="00DF598C" w:rsidP="00DF598C">
      <w:pPr>
        <w:pStyle w:val="Textbody"/>
        <w:keepNext/>
        <w:rPr>
          <w:ins w:id="2123" w:author="eduardo.pichler" w:date="2010-08-23T10:33:00Z"/>
        </w:rPr>
        <w:pPrChange w:id="2124" w:author="eduardo.pichler" w:date="2010-08-23T10:33:00Z">
          <w:pPr>
            <w:pStyle w:val="Textbody"/>
          </w:pPr>
        </w:pPrChange>
      </w:pPr>
      <w:ins w:id="2125" w:author="eduardo.pichler" w:date="2010-08-23T10:33:00Z">
        <w:r>
          <w:rPr>
            <w:noProof/>
          </w:rPr>
          <w:lastRenderedPageBreak/>
          <w:drawing>
            <wp:inline distT="0" distB="0" distL="0" distR="0">
              <wp:extent cx="5019840" cy="6105599"/>
              <wp:effectExtent l="0" t="0" r="0" b="0"/>
              <wp:docPr id="94" name="figura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alphaModFix/>
                        <a:lum/>
                      </a:blip>
                      <a:srcRect/>
                      <a:stretch>
                        <a:fillRect/>
                      </a:stretch>
                    </pic:blipFill>
                    <pic:spPr>
                      <a:xfrm>
                        <a:off x="0" y="0"/>
                        <a:ext cx="5019840" cy="6105599"/>
                      </a:xfrm>
                      <a:prstGeom prst="rect">
                        <a:avLst/>
                      </a:prstGeom>
                      <a:noFill/>
                      <a:ln>
                        <a:noFill/>
                        <a:prstDash/>
                      </a:ln>
                    </pic:spPr>
                  </pic:pic>
                </a:graphicData>
              </a:graphic>
            </wp:inline>
          </w:drawing>
        </w:r>
      </w:ins>
    </w:p>
    <w:p w:rsidR="00DF598C" w:rsidRDefault="00DF598C" w:rsidP="00DF598C">
      <w:pPr>
        <w:pStyle w:val="Legenda"/>
        <w:jc w:val="center"/>
        <w:rPr>
          <w:ins w:id="2126" w:author="eduardo.pichler" w:date="2010-08-23T10:33:00Z"/>
        </w:rPr>
        <w:pPrChange w:id="2127" w:author="eduardo.pichler" w:date="2010-08-23T10:33:00Z">
          <w:pPr>
            <w:pStyle w:val="Legenda"/>
          </w:pPr>
        </w:pPrChange>
      </w:pPr>
      <w:ins w:id="2128" w:author="eduardo.pichler" w:date="2010-08-23T10:33:00Z">
        <w:r>
          <w:t xml:space="preserve">Figura </w:t>
        </w:r>
        <w:r>
          <w:fldChar w:fldCharType="begin"/>
        </w:r>
        <w:r>
          <w:instrText xml:space="preserve"> SEQ Figura \* ARABIC </w:instrText>
        </w:r>
      </w:ins>
      <w:r>
        <w:fldChar w:fldCharType="separate"/>
      </w:r>
      <w:ins w:id="2129" w:author="eduardo.pichler" w:date="2010-08-23T10:33:00Z">
        <w:r>
          <w:rPr>
            <w:noProof/>
          </w:rPr>
          <w:t>40</w:t>
        </w:r>
        <w:r>
          <w:fldChar w:fldCharType="end"/>
        </w:r>
        <w:r>
          <w:t xml:space="preserve">: </w:t>
        </w:r>
        <w:r w:rsidRPr="0013413A">
          <w:t>Objetos retornados em formato SOAP</w:t>
        </w:r>
      </w:ins>
    </w:p>
    <w:p w:rsidR="00DD7857" w:rsidRDefault="008A7D50">
      <w:pPr>
        <w:pStyle w:val="Textbody"/>
      </w:pPr>
      <w:r>
        <w:t>A figura 40 mostra os objetos em formato SOAP na área de texto mais abaixo, sendo retornados após o botão “</w:t>
      </w:r>
      <w:r>
        <w:rPr>
          <w:i/>
          <w:iCs/>
        </w:rPr>
        <w:t>Invoke</w:t>
      </w:r>
      <w:r>
        <w:t xml:space="preserve">” ser clicado. O serviço </w:t>
      </w:r>
      <w:r>
        <w:rPr>
          <w:i/>
          <w:iCs/>
        </w:rPr>
        <w:t>web</w:t>
      </w:r>
      <w:r>
        <w:t xml:space="preserve"> foi executado.</w:t>
      </w:r>
    </w:p>
    <w:p w:rsidR="00DD7857" w:rsidRDefault="00DD7857">
      <w:pPr>
        <w:pStyle w:val="Textbody"/>
        <w:pageBreakBefore/>
        <w:ind w:firstLine="0"/>
        <w:rPr>
          <w:rFonts w:cs="Arial"/>
          <w:szCs w:val="24"/>
        </w:rPr>
      </w:pPr>
    </w:p>
    <w:p w:rsidR="00DD7857" w:rsidRDefault="008A7D50" w:rsidP="00DD7857">
      <w:pPr>
        <w:pStyle w:val="Heading1"/>
      </w:pPr>
      <w:bookmarkStart w:id="2130" w:name="_Toc270320307"/>
      <w:r>
        <w:t>CONCLUSÃO</w:t>
      </w:r>
      <w:bookmarkEnd w:id="2130"/>
    </w:p>
    <w:p w:rsidR="00DD7857" w:rsidRDefault="00DD7857">
      <w:pPr>
        <w:pStyle w:val="Textbody"/>
      </w:pPr>
    </w:p>
    <w:p w:rsidR="00DD7857" w:rsidRDefault="008A7D50">
      <w:pPr>
        <w:pStyle w:val="Textbody"/>
      </w:pPr>
      <w:r>
        <w:t>Quando foi iniciado o projeto, não tinha-se a intenção nenhuma de se fazer algum software sem custos de licenças. O resultado mostrou que é possível desenvolver software avançado de qualidade apenas usando tecnologias sem custos com licenças. A única exceção seria o banco de dados Oracle, mas como foi dito, a versão suporte até 4 gigabytes sem custo, o que abrangeria uma empresa relativamente com condições financeiras para comprar uma licença caso fosse necessário, além do mais, com o Hibernate torna-se fácil migrar tudo o que existe para um banco de dados confiável, como o Postgres por exemplo.</w:t>
      </w:r>
    </w:p>
    <w:p w:rsidR="00DD7857" w:rsidRDefault="008A7D50">
      <w:pPr>
        <w:pStyle w:val="Textbody"/>
      </w:pPr>
      <w:r>
        <w:t xml:space="preserve">Java deu muita possibilidade para a escolha de </w:t>
      </w:r>
      <w:r w:rsidRPr="005A5400">
        <w:rPr>
          <w:rPrChange w:id="2131" w:author="eduardo.pichler" w:date="2010-08-23T09:47:00Z">
            <w:rPr>
              <w:lang w:val="en-US"/>
            </w:rPr>
          </w:rPrChange>
        </w:rPr>
        <w:t>frameworks</w:t>
      </w:r>
      <w:r>
        <w:t>, que as vezes se tornava até uma preocupação, pois sempre era pensado em usar o melhor framework possível, e com uma gama tão rica de possibilidades, as vezes tornava a escolha muito difícil. Enquanto ao longo dos meses o software é construído, sai muitos rumores e tecnologias novas que de certa forma as o que está sendo usado no desenvolvimento do software torna-se ultrapassado, mas isso não significa que tenha que ser voltado atrás, pois sempre surgirão tecnologias novas e se for sempre mudando, o software nunca chegará ao final.</w:t>
      </w:r>
    </w:p>
    <w:p w:rsidR="00DD7857" w:rsidRDefault="008A7D50">
      <w:pPr>
        <w:pStyle w:val="Textbody"/>
      </w:pPr>
      <w:r>
        <w:t>O JDeveloper mostrou-se uma ferramenta fantástica, difícil até de compreender que algo tão bom e poderoso seja gratuito. O tanto é que o projeto que foi iniciado com o desenvolvimento no Ja</w:t>
      </w:r>
      <w:r>
        <w:rPr>
          <w:i/>
          <w:iCs/>
        </w:rPr>
        <w:t>va Studio Enter</w:t>
      </w:r>
      <w:r>
        <w:t xml:space="preserve">prise, e após centenas de classes codificadas, foi constatado que valeria a pena migrar, pela qualidade que a IDE da Oracle oferecia. </w:t>
      </w:r>
      <w:r>
        <w:rPr>
          <w:i/>
          <w:iCs/>
        </w:rPr>
        <w:t>NetBeans</w:t>
      </w:r>
      <w:r>
        <w:t xml:space="preserve"> e</w:t>
      </w:r>
      <w:r>
        <w:rPr>
          <w:i/>
          <w:iCs/>
        </w:rPr>
        <w:t xml:space="preserve"> Java Studio Ent</w:t>
      </w:r>
      <w:r>
        <w:t xml:space="preserve">erprise se apresentaram bons e gratuitos, mas o JDeveloper superou-os pela quantidade insignificante de </w:t>
      </w:r>
      <w:r w:rsidRPr="005A5400">
        <w:rPr>
          <w:rPrChange w:id="2132" w:author="eduardo.pichler" w:date="2010-08-23T09:47:00Z">
            <w:rPr>
              <w:lang w:val="en-US"/>
            </w:rPr>
          </w:rPrChange>
        </w:rPr>
        <w:t>bugs</w:t>
      </w:r>
      <w:r>
        <w:t>, boa velocidade na parte de design gráfico para fazer as telas do sistema, e pelo ciclo completo do desenvolvimento de software que ele faz.</w:t>
      </w:r>
    </w:p>
    <w:p w:rsidR="00DD7857" w:rsidRDefault="008A7D50">
      <w:pPr>
        <w:pStyle w:val="Standard"/>
        <w:ind w:firstLine="709"/>
        <w:rPr>
          <w:rFonts w:ascii="Arial" w:hAnsi="Arial" w:cs="Arial"/>
          <w:color w:val="000000"/>
          <w:szCs w:val="24"/>
        </w:rPr>
      </w:pPr>
      <w:r>
        <w:rPr>
          <w:rFonts w:ascii="Arial" w:hAnsi="Arial" w:cs="Arial"/>
          <w:color w:val="000000"/>
          <w:szCs w:val="24"/>
        </w:rPr>
        <w:t>Os design patterns são muito bons para ser resolver problemas, uma vez que é dado a certeza que se está programando da forma mais elegante e testada possível.</w:t>
      </w:r>
    </w:p>
    <w:p w:rsidR="00DD7857" w:rsidRDefault="008A7D50">
      <w:pPr>
        <w:pStyle w:val="Textbody"/>
      </w:pPr>
      <w:r>
        <w:t>Com o software totalizado e o conhecimento completo de sua estrutura, da-se a falsa impressão de que pouca coisa foi feita ao longo do projeto, mas sendo pegado os números e analisado, constata-se que bastante coisa foi produzida: 300 classes codificadas, logicamente com quantidades variáveis de linhas. Esse número teria sido muito maior sem o uso do Hibernate e das  83 bibliotecas jar de terceiros, livres ou não, direta e indiretamente.</w:t>
      </w:r>
    </w:p>
    <w:p w:rsidR="00DD7857" w:rsidRDefault="008A7D50">
      <w:pPr>
        <w:pStyle w:val="Textbody"/>
      </w:pPr>
      <w:r>
        <w:lastRenderedPageBreak/>
        <w:t xml:space="preserve">A conclusão final é que com Java, uma boa IDE, e tecnologias como Web services, ORM, e outros </w:t>
      </w:r>
      <w:r>
        <w:rPr>
          <w:i/>
          <w:iCs/>
        </w:rPr>
        <w:t>frameworks</w:t>
      </w:r>
      <w:r>
        <w:t xml:space="preserve"> disponíveis, é possível fazer softwares avançados de boa qualidade. Mas antes é necessário escolher rapidamente quais </w:t>
      </w:r>
      <w:r>
        <w:rPr>
          <w:i/>
          <w:iCs/>
        </w:rPr>
        <w:t>frameworks</w:t>
      </w:r>
      <w:r>
        <w:t xml:space="preserve"> usar e fazer o planejamento coerente da arquitetura envolvida no software à ser projetado.</w:t>
      </w:r>
    </w:p>
    <w:p w:rsidR="00DD7857" w:rsidRDefault="00DD7857">
      <w:pPr>
        <w:pStyle w:val="Standard"/>
        <w:ind w:firstLine="709"/>
        <w:rPr>
          <w:rFonts w:ascii="Arial" w:hAnsi="Arial" w:cs="Arial"/>
          <w:color w:val="000000"/>
          <w:szCs w:val="24"/>
        </w:rPr>
      </w:pPr>
    </w:p>
    <w:p w:rsidR="00DD7857" w:rsidRDefault="00DD7857">
      <w:pPr>
        <w:pStyle w:val="Standard"/>
        <w:pageBreakBefore/>
      </w:pPr>
    </w:p>
    <w:p w:rsidR="00DD7857" w:rsidRDefault="008A7D50" w:rsidP="00DD7857">
      <w:pPr>
        <w:pStyle w:val="Heading1"/>
      </w:pPr>
      <w:bookmarkStart w:id="2133" w:name="_Toc270320308"/>
      <w:r>
        <w:t>Bibliografia</w:t>
      </w:r>
      <w:bookmarkEnd w:id="2133"/>
    </w:p>
    <w:p w:rsidR="00DD7857" w:rsidRDefault="00DD7857" w:rsidP="00DF598C">
      <w:pPr>
        <w:pStyle w:val="Standard"/>
        <w:pPrChange w:id="2134" w:author="eduardo.pichler" w:date="2010-08-23T10:33:00Z">
          <w:pPr>
            <w:pStyle w:val="Standard"/>
          </w:pPr>
        </w:pPrChange>
      </w:pPr>
    </w:p>
    <w:p w:rsidR="00DD7857" w:rsidRDefault="008A7D50" w:rsidP="00DF598C">
      <w:pPr>
        <w:pStyle w:val="Standard"/>
        <w:numPr>
          <w:ilvl w:val="0"/>
          <w:numId w:val="53"/>
        </w:numPr>
        <w:pPrChange w:id="2135" w:author="eduardo.pichler" w:date="2010-08-23T10:33:00Z">
          <w:pPr>
            <w:pStyle w:val="Standard"/>
            <w:numPr>
              <w:numId w:val="53"/>
            </w:numPr>
            <w:ind w:left="709" w:hanging="360"/>
          </w:pPr>
        </w:pPrChange>
      </w:pPr>
      <w:r>
        <w:rPr>
          <w:b/>
          <w:bCs/>
        </w:rPr>
        <w:t xml:space="preserve">[1] </w:t>
      </w:r>
      <w:r>
        <w:rPr>
          <w:b/>
          <w:bCs/>
        </w:rPr>
        <w:tab/>
        <w:t xml:space="preserve">Java.com – Hot Games, Cool Apps! - </w:t>
      </w:r>
      <w:r w:rsidR="00DD7857">
        <w:fldChar w:fldCharType="begin"/>
      </w:r>
      <w:r w:rsidR="00DD7857">
        <w:instrText xml:space="preserve"> HYPERLINK  "http://www.java.com/pt_BR/about/" </w:instrText>
      </w:r>
      <w:r w:rsidR="00DD7857">
        <w:fldChar w:fldCharType="separate"/>
      </w:r>
      <w:r>
        <w:t>http://www.java.com/pt_BR/about/</w:t>
      </w:r>
      <w:r w:rsidR="00DD7857">
        <w:fldChar w:fldCharType="end"/>
      </w:r>
      <w:r>
        <w:rPr>
          <w:b/>
          <w:bCs/>
        </w:rPr>
        <w:t xml:space="preserve"> - </w:t>
      </w:r>
      <w:r>
        <w:t>Acessado em janeiro de 2006.</w:t>
      </w:r>
    </w:p>
    <w:p w:rsidR="00DD7857" w:rsidRDefault="008A7D50" w:rsidP="00DF598C">
      <w:pPr>
        <w:pStyle w:val="Standard"/>
        <w:numPr>
          <w:ilvl w:val="0"/>
          <w:numId w:val="53"/>
        </w:numPr>
        <w:pPrChange w:id="2136" w:author="eduardo.pichler" w:date="2010-08-23T10:33:00Z">
          <w:pPr>
            <w:pStyle w:val="Standard"/>
            <w:numPr>
              <w:numId w:val="53"/>
            </w:numPr>
            <w:ind w:left="709" w:hanging="360"/>
          </w:pPr>
        </w:pPrChange>
      </w:pPr>
      <w:r>
        <w:rPr>
          <w:b/>
          <w:bCs/>
        </w:rPr>
        <w:t>[2]</w:t>
      </w:r>
      <w:r>
        <w:rPr>
          <w:b/>
          <w:bCs/>
        </w:rPr>
        <w:tab/>
        <w:t xml:space="preserve">Javafree.org - A voz java do brasil!- </w:t>
      </w:r>
      <w:r w:rsidR="00DD7857">
        <w:fldChar w:fldCharType="begin"/>
      </w:r>
      <w:r w:rsidR="00DD7857">
        <w:instrText xml:space="preserve"> HYPERLINK  "http://www.java.com/pt_BR/about/" </w:instrText>
      </w:r>
      <w:r w:rsidR="00DD7857">
        <w:fldChar w:fldCharType="separate"/>
      </w:r>
      <w:r>
        <w:t>http://www.javafree.org/content/view.jf?idContent=86</w:t>
      </w:r>
      <w:r w:rsidR="00DD7857">
        <w:fldChar w:fldCharType="end"/>
      </w:r>
      <w:r>
        <w:rPr>
          <w:b/>
          <w:bCs/>
        </w:rPr>
        <w:t xml:space="preserve"> - </w:t>
      </w:r>
      <w:r>
        <w:t>Acessado em dezembro de 2005.</w:t>
      </w:r>
    </w:p>
    <w:p w:rsidR="00DD7857" w:rsidRDefault="008A7D50" w:rsidP="00DF598C">
      <w:pPr>
        <w:pStyle w:val="Standard"/>
        <w:numPr>
          <w:ilvl w:val="0"/>
          <w:numId w:val="53"/>
        </w:numPr>
        <w:pPrChange w:id="2137" w:author="eduardo.pichler" w:date="2010-08-23T10:33:00Z">
          <w:pPr>
            <w:pStyle w:val="Standard"/>
            <w:numPr>
              <w:numId w:val="53"/>
            </w:numPr>
            <w:ind w:left="709" w:hanging="360"/>
          </w:pPr>
        </w:pPrChange>
      </w:pPr>
      <w:r>
        <w:rPr>
          <w:b/>
          <w:bCs/>
        </w:rPr>
        <w:t>[3]</w:t>
      </w:r>
      <w:r>
        <w:rPr>
          <w:b/>
          <w:bCs/>
        </w:rPr>
        <w:tab/>
        <w:t xml:space="preserve">JDeveloper - Offical Home Page - </w:t>
      </w:r>
      <w:r w:rsidR="00DD7857">
        <w:fldChar w:fldCharType="begin"/>
      </w:r>
      <w:r w:rsidR="00DD7857">
        <w:instrText xml:space="preserve"> HYPERLINK  "http://www.java.com/pt_BR/about/" </w:instrText>
      </w:r>
      <w:r w:rsidR="00DD7857">
        <w:fldChar w:fldCharType="separate"/>
      </w:r>
      <w:r>
        <w:t>http://www.oracle.com/technology/products/jdev/index.html</w:t>
      </w:r>
      <w:r w:rsidR="00DD7857">
        <w:fldChar w:fldCharType="end"/>
      </w:r>
      <w:r>
        <w:rPr>
          <w:b/>
          <w:bCs/>
        </w:rPr>
        <w:t xml:space="preserve"> - </w:t>
      </w:r>
      <w:r>
        <w:t>Acessado em junho 2006.</w:t>
      </w:r>
    </w:p>
    <w:p w:rsidR="00DD7857" w:rsidRDefault="008A7D50" w:rsidP="00DF598C">
      <w:pPr>
        <w:pStyle w:val="Standard"/>
        <w:numPr>
          <w:ilvl w:val="0"/>
          <w:numId w:val="53"/>
        </w:numPr>
        <w:pPrChange w:id="2138" w:author="eduardo.pichler" w:date="2010-08-23T10:33:00Z">
          <w:pPr>
            <w:pStyle w:val="Standard"/>
            <w:numPr>
              <w:numId w:val="53"/>
            </w:numPr>
            <w:ind w:left="709" w:hanging="360"/>
          </w:pPr>
        </w:pPrChange>
      </w:pPr>
      <w:r>
        <w:rPr>
          <w:b/>
          <w:bCs/>
        </w:rPr>
        <w:t xml:space="preserve">[4] </w:t>
      </w:r>
      <w:r>
        <w:rPr>
          <w:b/>
          <w:bCs/>
        </w:rPr>
        <w:tab/>
        <w:t xml:space="preserve">Wiki do World Wide Web Consortion W3C -  </w:t>
      </w:r>
      <w:r w:rsidR="00DD7857">
        <w:fldChar w:fldCharType="begin"/>
      </w:r>
      <w:r w:rsidR="00DD7857">
        <w:instrText xml:space="preserve"> HYPERLINK  "http://www.java.com/pt_BR/about/" </w:instrText>
      </w:r>
      <w:r w:rsidR="00DD7857">
        <w:fldChar w:fldCharType="separate"/>
      </w:r>
      <w:r>
        <w:t xml:space="preserve">http://esw.w3.org/topic/Web services  </w:t>
      </w:r>
      <w:r w:rsidR="00DD7857">
        <w:fldChar w:fldCharType="end"/>
      </w:r>
      <w:r>
        <w:rPr>
          <w:b/>
          <w:bCs/>
        </w:rPr>
        <w:t xml:space="preserve"> - </w:t>
      </w:r>
      <w:r>
        <w:t>Acessado em dezembro 2005.</w:t>
      </w:r>
    </w:p>
    <w:p w:rsidR="00DD7857" w:rsidRDefault="008A7D50" w:rsidP="00DF598C">
      <w:pPr>
        <w:pStyle w:val="Standard"/>
        <w:numPr>
          <w:ilvl w:val="0"/>
          <w:numId w:val="53"/>
        </w:numPr>
        <w:pPrChange w:id="2139" w:author="eduardo.pichler" w:date="2010-08-23T10:33:00Z">
          <w:pPr>
            <w:pStyle w:val="Standard"/>
            <w:numPr>
              <w:numId w:val="53"/>
            </w:numPr>
            <w:ind w:left="709" w:hanging="360"/>
          </w:pPr>
        </w:pPrChange>
      </w:pPr>
      <w:r>
        <w:rPr>
          <w:b/>
          <w:bCs/>
        </w:rPr>
        <w:t xml:space="preserve">[5] </w:t>
      </w:r>
      <w:r>
        <w:rPr>
          <w:b/>
          <w:bCs/>
        </w:rPr>
        <w:tab/>
        <w:t>IBM – developerWorks, SOA and Web services</w:t>
      </w:r>
      <w:r>
        <w:t xml:space="preserve"> - </w:t>
      </w:r>
      <w:r w:rsidR="00DD7857">
        <w:fldChar w:fldCharType="begin"/>
      </w:r>
      <w:r w:rsidR="00DD7857">
        <w:instrText xml:space="preserve"> HYPERLINK  "http://www-128.ibm.com/developerworks/webservices/" </w:instrText>
      </w:r>
      <w:r w:rsidR="00DD7857">
        <w:fldChar w:fldCharType="separate"/>
      </w:r>
      <w:r>
        <w:t>http://www-128.ibm.com/developerworks/webservices/</w:t>
      </w:r>
      <w:r w:rsidR="00DD7857">
        <w:fldChar w:fldCharType="end"/>
      </w:r>
      <w:r>
        <w:t xml:space="preserve"> - Acessado em dezembro de 2005.</w:t>
      </w:r>
    </w:p>
    <w:p w:rsidR="00DD7857" w:rsidRDefault="008A7D50" w:rsidP="00DF598C">
      <w:pPr>
        <w:pStyle w:val="Standard"/>
        <w:numPr>
          <w:ilvl w:val="0"/>
          <w:numId w:val="53"/>
        </w:numPr>
        <w:pPrChange w:id="2140" w:author="eduardo.pichler" w:date="2010-08-23T10:33:00Z">
          <w:pPr>
            <w:pStyle w:val="Standard"/>
            <w:numPr>
              <w:numId w:val="53"/>
            </w:numPr>
            <w:ind w:left="709" w:hanging="360"/>
          </w:pPr>
        </w:pPrChange>
      </w:pPr>
      <w:r>
        <w:rPr>
          <w:b/>
          <w:bCs/>
        </w:rPr>
        <w:t>[6] Java Developers Network – Web services Essentials -</w:t>
      </w:r>
      <w:r>
        <w:t xml:space="preserve"> </w:t>
      </w:r>
      <w:r w:rsidR="00DD7857">
        <w:fldChar w:fldCharType="begin"/>
      </w:r>
      <w:r w:rsidR="00DD7857">
        <w:instrText xml:space="preserve"> HYPERLINK  "http://developers.sun.com/techtopics/webservices/" </w:instrText>
      </w:r>
      <w:r w:rsidR="00DD7857">
        <w:fldChar w:fldCharType="separate"/>
      </w:r>
      <w:r>
        <w:t>http://developers.sun.com/techtopics/webservices/</w:t>
      </w:r>
      <w:r w:rsidR="00DD7857">
        <w:fldChar w:fldCharType="end"/>
      </w:r>
      <w:r>
        <w:t xml:space="preserve"> - Acessado em junho de 2006.</w:t>
      </w:r>
    </w:p>
    <w:p w:rsidR="00DD7857" w:rsidRDefault="008A7D50" w:rsidP="00DF598C">
      <w:pPr>
        <w:pStyle w:val="Standard"/>
        <w:numPr>
          <w:ilvl w:val="0"/>
          <w:numId w:val="53"/>
        </w:numPr>
        <w:pPrChange w:id="2141" w:author="eduardo.pichler" w:date="2010-08-23T10:33:00Z">
          <w:pPr>
            <w:pStyle w:val="Standard"/>
            <w:numPr>
              <w:numId w:val="53"/>
            </w:numPr>
            <w:ind w:left="709" w:hanging="360"/>
          </w:pPr>
        </w:pPrChange>
      </w:pPr>
      <w:r>
        <w:rPr>
          <w:b/>
          <w:bCs/>
        </w:rPr>
        <w:t>[7] Java Developers Network – Overview About WSDL –</w:t>
      </w:r>
      <w:r>
        <w:t xml:space="preserve"> </w:t>
      </w:r>
      <w:r w:rsidR="00DD7857">
        <w:fldChar w:fldCharType="begin"/>
      </w:r>
      <w:r w:rsidR="00DD7857">
        <w:instrText xml:space="preserve"> HYPERLINK  "http://developers.sun.com/techtopics/webservices/" </w:instrText>
      </w:r>
      <w:r w:rsidR="00DD7857">
        <w:fldChar w:fldCharType="separate"/>
      </w:r>
      <w:r>
        <w:t>http://developers.sun.com/sw/building/tech_article/</w:t>
      </w:r>
      <w:r w:rsidR="00DD7857">
        <w:fldChar w:fldCharType="end"/>
      </w:r>
      <w:r>
        <w:t xml:space="preserve"> - Acessado em junho de 2006.</w:t>
      </w:r>
    </w:p>
    <w:p w:rsidR="00DD7857" w:rsidRDefault="008A7D50" w:rsidP="00DF598C">
      <w:pPr>
        <w:pStyle w:val="Standard"/>
        <w:numPr>
          <w:ilvl w:val="0"/>
          <w:numId w:val="53"/>
        </w:numPr>
        <w:pPrChange w:id="2142" w:author="eduardo.pichler" w:date="2010-08-23T10:33:00Z">
          <w:pPr>
            <w:pStyle w:val="Standard"/>
            <w:numPr>
              <w:numId w:val="53"/>
            </w:numPr>
            <w:ind w:left="709" w:hanging="360"/>
          </w:pPr>
        </w:pPrChange>
      </w:pPr>
      <w:r>
        <w:rPr>
          <w:b/>
          <w:bCs/>
        </w:rPr>
        <w:t xml:space="preserve">[8] </w:t>
      </w:r>
      <w:r>
        <w:rPr>
          <w:b/>
          <w:bCs/>
        </w:rPr>
        <w:tab/>
        <w:t>UDDI.org –</w:t>
      </w:r>
      <w:r>
        <w:t xml:space="preserve"> </w:t>
      </w:r>
      <w:r w:rsidR="00DD7857">
        <w:fldChar w:fldCharType="begin"/>
      </w:r>
      <w:r w:rsidR="00DD7857">
        <w:instrText xml:space="preserve"> HYPERLINK  "http://uddi.org/" </w:instrText>
      </w:r>
      <w:r w:rsidR="00DD7857">
        <w:fldChar w:fldCharType="separate"/>
      </w:r>
      <w:r>
        <w:t>http://uddi.org/</w:t>
      </w:r>
      <w:r w:rsidR="00DD7857">
        <w:fldChar w:fldCharType="end"/>
      </w:r>
      <w:r>
        <w:t xml:space="preserve"> - Acessado em junho de 2006.</w:t>
      </w:r>
    </w:p>
    <w:p w:rsidR="00DD7857" w:rsidRDefault="008A7D50" w:rsidP="00DF598C">
      <w:pPr>
        <w:pStyle w:val="Standard"/>
        <w:numPr>
          <w:ilvl w:val="0"/>
          <w:numId w:val="53"/>
        </w:numPr>
        <w:pPrChange w:id="2143" w:author="eduardo.pichler" w:date="2010-08-23T10:33:00Z">
          <w:pPr>
            <w:pStyle w:val="Standard"/>
            <w:numPr>
              <w:numId w:val="53"/>
            </w:numPr>
            <w:ind w:left="709" w:hanging="360"/>
          </w:pPr>
        </w:pPrChange>
      </w:pPr>
      <w:r>
        <w:rPr>
          <w:b/>
          <w:bCs/>
        </w:rPr>
        <w:t>[9]</w:t>
      </w:r>
      <w:r>
        <w:rPr>
          <w:b/>
          <w:bCs/>
        </w:rPr>
        <w:tab/>
        <w:t>Eclipse BIRT Home –</w:t>
      </w:r>
      <w:r>
        <w:t xml:space="preserve"> </w:t>
      </w:r>
      <w:r w:rsidR="00DD7857">
        <w:fldChar w:fldCharType="begin"/>
      </w:r>
      <w:r w:rsidR="00DD7857">
        <w:instrText xml:space="preserve"> HYPERLINK  "http://www.eclipse.org/birt/" </w:instrText>
      </w:r>
      <w:r w:rsidR="00DD7857">
        <w:fldChar w:fldCharType="separate"/>
      </w:r>
      <w:r>
        <w:t>http://www.eclipse.org/birt/</w:t>
      </w:r>
      <w:r w:rsidR="00DD7857">
        <w:fldChar w:fldCharType="end"/>
      </w:r>
      <w:r>
        <w:t xml:space="preserve"> - Acessado em abril de 2006.</w:t>
      </w:r>
    </w:p>
    <w:p w:rsidR="00DD7857" w:rsidRDefault="008A7D50" w:rsidP="00DF598C">
      <w:pPr>
        <w:pStyle w:val="Standard"/>
        <w:numPr>
          <w:ilvl w:val="0"/>
          <w:numId w:val="53"/>
        </w:numPr>
        <w:pPrChange w:id="2144" w:author="eduardo.pichler" w:date="2010-08-23T10:33:00Z">
          <w:pPr>
            <w:pStyle w:val="Standard"/>
            <w:numPr>
              <w:numId w:val="53"/>
            </w:numPr>
            <w:ind w:left="709" w:hanging="360"/>
          </w:pPr>
        </w:pPrChange>
      </w:pPr>
      <w:r>
        <w:rPr>
          <w:b/>
          <w:bCs/>
        </w:rPr>
        <w:t xml:space="preserve">[10] </w:t>
      </w:r>
      <w:r>
        <w:rPr>
          <w:b/>
          <w:bCs/>
        </w:rPr>
        <w:tab/>
        <w:t xml:space="preserve">JUnit.org  - </w:t>
      </w:r>
      <w:r w:rsidR="00DD7857">
        <w:fldChar w:fldCharType="begin"/>
      </w:r>
      <w:r w:rsidR="00DD7857">
        <w:instrText xml:space="preserve"> HYPERLINK  "http://www.junit.org/" </w:instrText>
      </w:r>
      <w:r w:rsidR="00DD7857">
        <w:fldChar w:fldCharType="separate"/>
      </w:r>
      <w:r>
        <w:rPr>
          <w:b/>
          <w:bCs/>
        </w:rPr>
        <w:t>http://www.junit.org</w:t>
      </w:r>
      <w:r w:rsidR="00DD7857">
        <w:fldChar w:fldCharType="end"/>
      </w:r>
      <w:r>
        <w:rPr>
          <w:b/>
          <w:bCs/>
        </w:rPr>
        <w:t xml:space="preserve"> </w:t>
      </w:r>
      <w:r>
        <w:t>- Acessado em abril de 2006.</w:t>
      </w:r>
    </w:p>
    <w:p w:rsidR="00DD7857" w:rsidRDefault="008A7D50" w:rsidP="00DF598C">
      <w:pPr>
        <w:pStyle w:val="Standard"/>
        <w:numPr>
          <w:ilvl w:val="0"/>
          <w:numId w:val="53"/>
        </w:numPr>
        <w:pPrChange w:id="2145" w:author="eduardo.pichler" w:date="2010-08-23T10:33:00Z">
          <w:pPr>
            <w:pStyle w:val="Standard"/>
            <w:numPr>
              <w:numId w:val="53"/>
            </w:numPr>
            <w:ind w:left="709" w:hanging="360"/>
          </w:pPr>
        </w:pPrChange>
      </w:pPr>
      <w:r>
        <w:rPr>
          <w:b/>
          <w:bCs/>
        </w:rPr>
        <w:t>[11]</w:t>
      </w:r>
      <w:r>
        <w:rPr>
          <w:b/>
          <w:bCs/>
        </w:rPr>
        <w:tab/>
      </w:r>
      <w:r>
        <w:t xml:space="preserve"> </w:t>
      </w:r>
      <w:r>
        <w:rPr>
          <w:b/>
          <w:bCs/>
        </w:rPr>
        <w:t>Oracle Database 10g Express Edition</w:t>
      </w:r>
      <w:r>
        <w:t xml:space="preserve"> - </w:t>
      </w:r>
      <w:r w:rsidR="00DD7857">
        <w:fldChar w:fldCharType="begin"/>
      </w:r>
      <w:r w:rsidR="00DD7857">
        <w:instrText xml:space="preserve"> HYPERLINK  "http://www.oracle.com/technology/products/database" </w:instrText>
      </w:r>
      <w:r w:rsidR="00DD7857">
        <w:fldChar w:fldCharType="separate"/>
      </w:r>
      <w:r>
        <w:t>http://www.oracle.com/technology/products/database</w:t>
      </w:r>
      <w:r w:rsidR="00DD7857">
        <w:fldChar w:fldCharType="end"/>
      </w:r>
      <w:r>
        <w:t xml:space="preserve"> - Acessado em fevereiro de 2006.</w:t>
      </w:r>
    </w:p>
    <w:p w:rsidR="00DD7857" w:rsidRDefault="008A7D50" w:rsidP="00DF598C">
      <w:pPr>
        <w:pStyle w:val="Standard"/>
        <w:numPr>
          <w:ilvl w:val="0"/>
          <w:numId w:val="53"/>
        </w:numPr>
        <w:pPrChange w:id="2146" w:author="eduardo.pichler" w:date="2010-08-23T10:33:00Z">
          <w:pPr>
            <w:pStyle w:val="Standard"/>
            <w:numPr>
              <w:numId w:val="53"/>
            </w:numPr>
            <w:ind w:left="709" w:hanging="360"/>
          </w:pPr>
        </w:pPrChange>
      </w:pPr>
      <w:r>
        <w:rPr>
          <w:b/>
          <w:bCs/>
        </w:rPr>
        <w:t>[12]</w:t>
      </w:r>
      <w:r>
        <w:rPr>
          <w:b/>
          <w:bCs/>
        </w:rPr>
        <w:tab/>
        <w:t xml:space="preserve">Hibernate.org - </w:t>
      </w:r>
      <w:r w:rsidR="00DD7857">
        <w:fldChar w:fldCharType="begin"/>
      </w:r>
      <w:r w:rsidR="00DD7857">
        <w:instrText xml:space="preserve"> HYPERLINK  "http://www.hibernate.org/" </w:instrText>
      </w:r>
      <w:r w:rsidR="00DD7857">
        <w:fldChar w:fldCharType="separate"/>
      </w:r>
      <w:r>
        <w:t>http://www.hibernate.org/</w:t>
      </w:r>
      <w:r w:rsidR="00DD7857">
        <w:fldChar w:fldCharType="end"/>
      </w:r>
      <w:r>
        <w:rPr>
          <w:b/>
          <w:bCs/>
        </w:rPr>
        <w:t xml:space="preserve"> - </w:t>
      </w:r>
      <w:r>
        <w:t>Acessado em fevereiro de 2006.</w:t>
      </w:r>
    </w:p>
    <w:p w:rsidR="00DD7857" w:rsidRDefault="008A7D50" w:rsidP="00DF598C">
      <w:pPr>
        <w:pStyle w:val="Standard"/>
        <w:numPr>
          <w:ilvl w:val="0"/>
          <w:numId w:val="53"/>
        </w:numPr>
        <w:pPrChange w:id="2147" w:author="eduardo.pichler" w:date="2010-08-23T10:33:00Z">
          <w:pPr>
            <w:pStyle w:val="Standard"/>
            <w:numPr>
              <w:numId w:val="53"/>
            </w:numPr>
            <w:ind w:left="709" w:hanging="360"/>
          </w:pPr>
        </w:pPrChange>
      </w:pPr>
      <w:r w:rsidRPr="005A5400">
        <w:rPr>
          <w:b/>
          <w:bCs/>
          <w:color w:val="000000"/>
          <w:szCs w:val="24"/>
          <w:lang w:val="en-US"/>
          <w:rPrChange w:id="2148" w:author="eduardo.pichler" w:date="2010-08-23T09:47:00Z">
            <w:rPr>
              <w:b/>
              <w:bCs/>
              <w:color w:val="000000"/>
              <w:szCs w:val="24"/>
            </w:rPr>
          </w:rPrChange>
        </w:rPr>
        <w:t>[13]</w:t>
      </w:r>
      <w:r w:rsidRPr="005A5400">
        <w:rPr>
          <w:b/>
          <w:bCs/>
          <w:color w:val="000000"/>
          <w:szCs w:val="24"/>
          <w:lang w:val="en-US"/>
          <w:rPrChange w:id="2149" w:author="eduardo.pichler" w:date="2010-08-23T09:47:00Z">
            <w:rPr>
              <w:b/>
              <w:bCs/>
              <w:color w:val="000000"/>
              <w:szCs w:val="24"/>
            </w:rPr>
          </w:rPrChange>
        </w:rPr>
        <w:tab/>
        <w:t>BAUER, Christian; KING, Gavin.</w:t>
      </w:r>
      <w:r w:rsidRPr="005A5400">
        <w:rPr>
          <w:color w:val="000000"/>
          <w:szCs w:val="24"/>
          <w:lang w:val="en-US"/>
          <w:rPrChange w:id="2150" w:author="eduardo.pichler" w:date="2010-08-23T09:47:00Z">
            <w:rPr>
              <w:color w:val="000000"/>
              <w:szCs w:val="24"/>
            </w:rPr>
          </w:rPrChange>
        </w:rPr>
        <w:t xml:space="preserve"> “</w:t>
      </w:r>
      <w:r w:rsidRPr="005A5400">
        <w:rPr>
          <w:i/>
          <w:iCs/>
          <w:color w:val="000000"/>
          <w:szCs w:val="24"/>
          <w:lang w:val="en-US"/>
          <w:rPrChange w:id="2151" w:author="eduardo.pichler" w:date="2010-08-23T09:47:00Z">
            <w:rPr>
              <w:i/>
              <w:iCs/>
              <w:color w:val="000000"/>
              <w:szCs w:val="24"/>
            </w:rPr>
          </w:rPrChange>
        </w:rPr>
        <w:t>Hibernate in Action”</w:t>
      </w:r>
      <w:r w:rsidRPr="005A5400">
        <w:rPr>
          <w:b/>
          <w:bCs/>
          <w:color w:val="000000"/>
          <w:szCs w:val="24"/>
          <w:lang w:val="en-US"/>
          <w:rPrChange w:id="2152" w:author="eduardo.pichler" w:date="2010-08-23T09:47:00Z">
            <w:rPr>
              <w:b/>
              <w:bCs/>
              <w:color w:val="000000"/>
              <w:szCs w:val="24"/>
            </w:rPr>
          </w:rPrChange>
        </w:rPr>
        <w:t xml:space="preserve">. </w:t>
      </w:r>
      <w:r>
        <w:rPr>
          <w:rFonts w:eastAsia="Arial" w:cs="Arial"/>
          <w:szCs w:val="24"/>
        </w:rPr>
        <w:t xml:space="preserve">Manning. </w:t>
      </w:r>
      <w:r>
        <w:rPr>
          <w:szCs w:val="24"/>
        </w:rPr>
        <w:t>Greenwich,  2005.</w:t>
      </w:r>
    </w:p>
    <w:p w:rsidR="00DD7857" w:rsidRDefault="008A7D50" w:rsidP="00DF598C">
      <w:pPr>
        <w:pStyle w:val="Standard"/>
        <w:numPr>
          <w:ilvl w:val="0"/>
          <w:numId w:val="53"/>
        </w:numPr>
        <w:pPrChange w:id="2153" w:author="eduardo.pichler" w:date="2010-08-23T10:33:00Z">
          <w:pPr>
            <w:pStyle w:val="Standard"/>
            <w:numPr>
              <w:numId w:val="53"/>
            </w:numPr>
            <w:ind w:left="709" w:hanging="360"/>
          </w:pPr>
        </w:pPrChange>
      </w:pPr>
      <w:r>
        <w:rPr>
          <w:b/>
          <w:bCs/>
          <w:szCs w:val="24"/>
        </w:rPr>
        <w:t xml:space="preserve">[14] Jakarta Commons </w:t>
      </w:r>
      <w:r>
        <w:rPr>
          <w:szCs w:val="24"/>
        </w:rPr>
        <w:t xml:space="preserve">- </w:t>
      </w:r>
      <w:r w:rsidR="00DD7857">
        <w:fldChar w:fldCharType="begin"/>
      </w:r>
      <w:r w:rsidR="00DD7857">
        <w:instrText xml:space="preserve"> HYPERLINK  "http://jakarta.apache.org/commons/index.html" </w:instrText>
      </w:r>
      <w:r w:rsidR="00DD7857">
        <w:fldChar w:fldCharType="separate"/>
      </w:r>
      <w:r>
        <w:rPr>
          <w:szCs w:val="24"/>
        </w:rPr>
        <w:t>http://jakarta.apache.org/commons/index.html</w:t>
      </w:r>
      <w:r w:rsidR="00DD7857">
        <w:fldChar w:fldCharType="end"/>
      </w:r>
      <w:r>
        <w:rPr>
          <w:szCs w:val="24"/>
        </w:rPr>
        <w:t xml:space="preserve"> – Acessado em maio de 2006.</w:t>
      </w:r>
    </w:p>
    <w:p w:rsidR="00DD7857" w:rsidRDefault="008A7D50" w:rsidP="00DF598C">
      <w:pPr>
        <w:pStyle w:val="Standard"/>
        <w:numPr>
          <w:ilvl w:val="0"/>
          <w:numId w:val="53"/>
        </w:numPr>
        <w:pPrChange w:id="2154" w:author="eduardo.pichler" w:date="2010-08-23T10:33:00Z">
          <w:pPr>
            <w:pStyle w:val="Standard"/>
            <w:numPr>
              <w:numId w:val="53"/>
            </w:numPr>
            <w:ind w:left="709" w:hanging="360"/>
          </w:pPr>
        </w:pPrChange>
      </w:pPr>
      <w:r>
        <w:rPr>
          <w:b/>
          <w:bCs/>
          <w:szCs w:val="24"/>
        </w:rPr>
        <w:t>[15] Java World - Simply Singleton</w:t>
      </w:r>
      <w:r>
        <w:rPr>
          <w:szCs w:val="24"/>
        </w:rPr>
        <w:t xml:space="preserve"> - </w:t>
      </w:r>
      <w:r w:rsidR="00DD7857">
        <w:fldChar w:fldCharType="begin"/>
      </w:r>
      <w:r w:rsidR="00DD7857">
        <w:instrText xml:space="preserve"> HYPERLINK  "http://www.javaworld.com/javaworld/jw-04-2003/jw-0425-designpatterns.html" </w:instrText>
      </w:r>
      <w:r w:rsidR="00DD7857">
        <w:fldChar w:fldCharType="separate"/>
      </w:r>
      <w:r>
        <w:rPr>
          <w:szCs w:val="24"/>
        </w:rPr>
        <w:t>http://www.javaworld.com/javaworld/jw-04-2003/jw-0425-designpatterns.html</w:t>
      </w:r>
      <w:r w:rsidR="00DD7857">
        <w:fldChar w:fldCharType="end"/>
      </w:r>
      <w:r>
        <w:rPr>
          <w:szCs w:val="24"/>
        </w:rPr>
        <w:t xml:space="preserve"> – Acessado em abril de 2006.</w:t>
      </w:r>
    </w:p>
    <w:p w:rsidR="00DD7857" w:rsidRDefault="008A7D50" w:rsidP="00DF598C">
      <w:pPr>
        <w:pStyle w:val="Standard"/>
        <w:numPr>
          <w:ilvl w:val="0"/>
          <w:numId w:val="53"/>
        </w:numPr>
        <w:pPrChange w:id="2155" w:author="eduardo.pichler" w:date="2010-08-23T10:33:00Z">
          <w:pPr>
            <w:pStyle w:val="Standard"/>
            <w:numPr>
              <w:numId w:val="53"/>
            </w:numPr>
            <w:ind w:left="709" w:hanging="360"/>
          </w:pPr>
        </w:pPrChange>
      </w:pPr>
      <w:r w:rsidRPr="005A5400">
        <w:rPr>
          <w:b/>
          <w:bCs/>
          <w:szCs w:val="24"/>
          <w:lang w:val="en-US"/>
          <w:rPrChange w:id="2156" w:author="eduardo.pichler" w:date="2010-08-23T09:47:00Z">
            <w:rPr>
              <w:b/>
              <w:bCs/>
              <w:szCs w:val="24"/>
            </w:rPr>
          </w:rPrChange>
        </w:rPr>
        <w:t>[15] BLOCH, Joshua.</w:t>
      </w:r>
      <w:r w:rsidRPr="005A5400">
        <w:rPr>
          <w:szCs w:val="24"/>
          <w:lang w:val="en-US"/>
          <w:rPrChange w:id="2157" w:author="eduardo.pichler" w:date="2010-08-23T09:47:00Z">
            <w:rPr>
              <w:szCs w:val="24"/>
            </w:rPr>
          </w:rPrChange>
        </w:rPr>
        <w:t xml:space="preserve"> </w:t>
      </w:r>
      <w:r w:rsidRPr="005A5400">
        <w:rPr>
          <w:b/>
          <w:bCs/>
          <w:szCs w:val="24"/>
          <w:lang w:val="en-US"/>
          <w:rPrChange w:id="2158" w:author="eduardo.pichler" w:date="2010-08-23T09:47:00Z">
            <w:rPr>
              <w:b/>
              <w:bCs/>
              <w:szCs w:val="24"/>
            </w:rPr>
          </w:rPrChange>
        </w:rPr>
        <w:t xml:space="preserve">Effective Java: Programming Language Guide. </w:t>
      </w:r>
      <w:r>
        <w:rPr>
          <w:szCs w:val="24"/>
        </w:rPr>
        <w:t>Addison Wesley, Canadá, 2001.</w:t>
      </w:r>
    </w:p>
    <w:p w:rsidR="00DD7857" w:rsidRDefault="00DD7857">
      <w:pPr>
        <w:pStyle w:val="Standard"/>
        <w:rPr>
          <w:rFonts w:ascii="Arial" w:hAnsi="Arial" w:cs="Arial"/>
          <w:color w:val="000000"/>
          <w:szCs w:val="24"/>
        </w:rPr>
      </w:pPr>
    </w:p>
    <w:sectPr w:rsidR="00DD7857" w:rsidSect="00DD7857">
      <w:headerReference w:type="default" r:id="rId51"/>
      <w:footerReference w:type="default" r:id="rId52"/>
      <w:pgSz w:w="11905" w:h="16837"/>
      <w:pgMar w:top="720" w:right="1134" w:bottom="720" w:left="1701" w:header="72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0856" w:rsidRDefault="00110856" w:rsidP="00DD7857">
      <w:r>
        <w:separator/>
      </w:r>
    </w:p>
  </w:endnote>
  <w:endnote w:type="continuationSeparator" w:id="0">
    <w:p w:rsidR="00110856" w:rsidRDefault="00110856" w:rsidP="00DD785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charset w:val="02"/>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A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Janson Text">
    <w:charset w:val="00"/>
    <w:family w:val="auto"/>
    <w:pitch w:val="default"/>
    <w:sig w:usb0="00000000" w:usb1="00000000" w:usb2="00000000" w:usb3="00000000" w:csb0="00000000" w:csb1="00000000"/>
  </w:font>
  <w:font w:name="Microsoft Sans Serif">
    <w:panose1 w:val="020B0604020202020204"/>
    <w:charset w:val="00"/>
    <w:family w:val="swiss"/>
    <w:pitch w:val="variable"/>
    <w:sig w:usb0="E1002AFF" w:usb1="C0000002" w:usb2="00000008" w:usb3="00000000" w:csb0="000101FF" w:csb1="00000000"/>
  </w:font>
  <w:font w:name="TimesNewRoman">
    <w:charset w:val="00"/>
    <w:family w:val="roman"/>
    <w:pitch w:val="default"/>
    <w:sig w:usb0="00000000" w:usb1="00000000" w:usb2="00000000" w:usb3="00000000" w:csb0="00000000" w:csb1="00000000"/>
  </w:font>
  <w:font w:name="TimesNewRoman, Italic">
    <w:charset w:val="00"/>
    <w:family w:val="roman"/>
    <w:pitch w:val="default"/>
    <w:sig w:usb0="00000000" w:usb1="00000000" w:usb2="00000000" w:usb3="00000000" w:csb0="00000000" w:csb1="00000000"/>
  </w:font>
  <w:font w:name="verdana, arial, helvetica">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7D50" w:rsidRDefault="008A7D50">
    <w:pPr>
      <w:pStyle w:val="Footer"/>
    </w:pPr>
    <w:r>
      <w:pict>
        <v:shapetype id="_x0000_t202" coordsize="21600,21600" o:spt="202" path="m,l,21600r21600,l21600,xe">
          <v:stroke joinstyle="miter"/>
          <v:path gradientshapeok="t" o:connecttype="rect"/>
        </v:shapetype>
        <v:shape id="Quadro1" o:spid="_x0000_s2049" type="#_x0000_t202" style="position:absolute;margin-left:0;margin-top:.05pt;width:1.15pt;height:10.5pt;z-index:251660288;visibility:visible;mso-position-horizontal:center;mso-position-horizontal-relative:margin" stroked="f">
          <v:textbox style="mso-rotate-with-shape:t" inset="0,0,0,0">
            <w:txbxContent>
              <w:p w:rsidR="008A7D50" w:rsidRDefault="008A7D50">
                <w:pPr>
                  <w:pStyle w:val="Footer"/>
                </w:pPr>
                <w:r>
                  <w:rPr>
                    <w:rStyle w:val="PageNumber"/>
                  </w:rPr>
                  <w:fldChar w:fldCharType="begin"/>
                </w:r>
                <w:r>
                  <w:rPr>
                    <w:rStyle w:val="PageNumber"/>
                  </w:rPr>
                  <w:instrText xml:space="preserve"> PAGE </w:instrText>
                </w:r>
                <w:r>
                  <w:rPr>
                    <w:rStyle w:val="PageNumber"/>
                  </w:rPr>
                  <w:fldChar w:fldCharType="separate"/>
                </w:r>
                <w:r w:rsidR="00084B11">
                  <w:rPr>
                    <w:rStyle w:val="PageNumber"/>
                    <w:noProof/>
                  </w:rPr>
                  <w:t>x</w:t>
                </w:r>
                <w:r>
                  <w:rPr>
                    <w:rStyle w:val="PageNumber"/>
                  </w:rPr>
                  <w:fldChar w:fldCharType="end"/>
                </w:r>
              </w:p>
            </w:txbxContent>
          </v:textbox>
          <w10:wrap type="square"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7D50" w:rsidRDefault="008A7D50">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0856" w:rsidRDefault="00110856" w:rsidP="00DD7857">
      <w:r w:rsidRPr="00DD7857">
        <w:rPr>
          <w:color w:val="000000"/>
        </w:rPr>
        <w:separator/>
      </w:r>
    </w:p>
  </w:footnote>
  <w:footnote w:type="continuationSeparator" w:id="0">
    <w:p w:rsidR="00110856" w:rsidRDefault="00110856" w:rsidP="00DD7857">
      <w:r>
        <w:continuationSeparator/>
      </w:r>
    </w:p>
  </w:footnote>
  <w:footnote w:id="1">
    <w:p w:rsidR="008A7D50" w:rsidRDefault="008A7D50">
      <w:pPr>
        <w:pStyle w:val="Footnote"/>
      </w:pPr>
      <w:r w:rsidRPr="00DD7857">
        <w:rPr>
          <w:rStyle w:val="Refdenotaderodap"/>
        </w:rPr>
        <w:footnoteRef/>
      </w:r>
      <w:r>
        <w:t xml:space="preserve">CRUD é um acrônimo para as tarefas de </w:t>
      </w:r>
      <w:r>
        <w:rPr>
          <w:i/>
          <w:iCs/>
        </w:rPr>
        <w:t xml:space="preserve"> Create, Read, Update, </w:t>
      </w:r>
      <w:r>
        <w:t>e</w:t>
      </w:r>
      <w:r>
        <w:rPr>
          <w:i/>
          <w:iCs/>
        </w:rPr>
        <w:t xml:space="preserve"> Delete..</w:t>
      </w:r>
    </w:p>
  </w:footnote>
  <w:footnote w:id="2">
    <w:p w:rsidR="008A7D50" w:rsidRDefault="008A7D50">
      <w:pPr>
        <w:pStyle w:val="Footnote"/>
      </w:pPr>
      <w:r w:rsidRPr="00DD7857">
        <w:rPr>
          <w:rStyle w:val="Refdenotaderodap"/>
        </w:rPr>
        <w:footnoteRef/>
      </w:r>
      <w:r>
        <w:t>Metadata são meta dados. Ao pé da letra dados representando dados. Em Java são as informações sobre o banco de dados, sua estrutura, colunas e relacionamentos.</w:t>
      </w:r>
    </w:p>
  </w:footnote>
  <w:footnote w:id="3">
    <w:p w:rsidR="008A7D50" w:rsidRDefault="008A7D50">
      <w:pPr>
        <w:pStyle w:val="Footnote"/>
      </w:pPr>
      <w:r w:rsidRPr="00DD7857">
        <w:rPr>
          <w:rStyle w:val="Refdenotaderodap"/>
        </w:rPr>
        <w:footnoteRef/>
      </w:r>
      <w:r>
        <w:t>Servidor de aplicações pago e certificado e compatível com J2EE.</w:t>
      </w:r>
    </w:p>
  </w:footnote>
  <w:footnote w:id="4">
    <w:p w:rsidR="008A7D50" w:rsidRDefault="008A7D50">
      <w:pPr>
        <w:pStyle w:val="Footnote"/>
      </w:pPr>
      <w:r w:rsidRPr="00DD7857">
        <w:rPr>
          <w:rStyle w:val="Refdenotaderodap"/>
        </w:rPr>
        <w:footnoteRef/>
      </w:r>
      <w:r>
        <w:t xml:space="preserve">Acrônimo de </w:t>
      </w:r>
      <w:r>
        <w:rPr>
          <w:i/>
          <w:iCs/>
        </w:rPr>
        <w:t>Integrated Development Environme</w:t>
      </w:r>
      <w:r>
        <w:t>nt, em português Ambiente Integrado de desenvolvimento.</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7D50" w:rsidRDefault="008A7D50">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7D50" w:rsidRDefault="008A7D50">
    <w:pPr>
      <w:pStyle w:val="Header"/>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7D50" w:rsidRDefault="008A7D50">
    <w:pPr>
      <w:pStyle w:val="Header"/>
      <w:ind w:right="360"/>
    </w:pPr>
    <w:r>
      <w:pict>
        <v:shapetype id="_x0000_t202" coordsize="21600,21600" o:spt="202" path="m,l,21600r21600,l21600,xe">
          <v:stroke joinstyle="miter"/>
          <v:path gradientshapeok="t" o:connecttype="rect"/>
        </v:shapetype>
        <v:shape id="Quadro2" o:spid="_x0000_s2050" type="#_x0000_t202" style="position:absolute;margin-left:-38.85pt;margin-top:.05pt;width:1.15pt;height:10.5pt;z-index:251662336;visibility:visible;mso-position-horizontal:right;mso-position-horizontal-relative:margin" stroked="f">
          <v:textbox style="mso-rotate-with-shape:t" inset="0,0,0,0">
            <w:txbxContent>
              <w:p w:rsidR="008A7D50" w:rsidRDefault="008A7D50">
                <w:pPr>
                  <w:pStyle w:val="Header"/>
                </w:pPr>
                <w:r>
                  <w:rPr>
                    <w:rStyle w:val="PageNumber"/>
                  </w:rPr>
                  <w:fldChar w:fldCharType="begin"/>
                </w:r>
                <w:r>
                  <w:rPr>
                    <w:rStyle w:val="PageNumber"/>
                  </w:rPr>
                  <w:instrText xml:space="preserve"> PAGE </w:instrText>
                </w:r>
                <w:r>
                  <w:rPr>
                    <w:rStyle w:val="PageNumber"/>
                  </w:rPr>
                  <w:fldChar w:fldCharType="separate"/>
                </w:r>
                <w:r w:rsidR="00DF598C">
                  <w:rPr>
                    <w:rStyle w:val="PageNumber"/>
                    <w:noProof/>
                  </w:rPr>
                  <w:t>71</w:t>
                </w:r>
                <w:r>
                  <w:rPr>
                    <w:rStyle w:val="PageNumber"/>
                  </w:rPr>
                  <w:fldChar w:fldCharType="end"/>
                </w:r>
              </w:p>
            </w:txbxContent>
          </v:textbox>
          <w10:wrap type="square" anchorx="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04B4F"/>
    <w:multiLevelType w:val="multilevel"/>
    <w:tmpl w:val="A998C98A"/>
    <w:lvl w:ilvl="0">
      <w:start w:val="1"/>
      <w:numFmt w:val="bullet"/>
      <w:lvlText w:val=""/>
      <w:lvlJc w:val="left"/>
      <w:pPr>
        <w:ind w:left="360" w:hanging="360"/>
      </w:pPr>
      <w:rPr>
        <w:rFonts w:ascii="Symbol" w:hAnsi="Symbol" w:hint="default"/>
        <w:sz w:val="18"/>
        <w:szCs w:val="18"/>
      </w:rPr>
    </w:lvl>
    <w:lvl w:ilvl="1">
      <w:numFmt w:val="bullet"/>
      <w:lvlText w:val="–"/>
      <w:lvlJc w:val="left"/>
      <w:pPr>
        <w:ind w:left="720" w:hanging="360"/>
      </w:pPr>
      <w:rPr>
        <w:rFonts w:ascii="StarSymbol" w:eastAsia="StarSymbol" w:hAnsi="StarSymbol" w:cs="StarSymbol"/>
        <w:sz w:val="18"/>
        <w:szCs w:val="18"/>
      </w:rPr>
    </w:lvl>
    <w:lvl w:ilvl="2">
      <w:numFmt w:val="bullet"/>
      <w:lvlText w:val="–"/>
      <w:lvlJc w:val="left"/>
      <w:pPr>
        <w:ind w:left="1080" w:hanging="360"/>
      </w:pPr>
      <w:rPr>
        <w:rFonts w:ascii="StarSymbol" w:eastAsia="StarSymbol" w:hAnsi="StarSymbol" w:cs="StarSymbol"/>
        <w:sz w:val="18"/>
        <w:szCs w:val="18"/>
      </w:rPr>
    </w:lvl>
    <w:lvl w:ilvl="3">
      <w:numFmt w:val="bullet"/>
      <w:lvlText w:val="–"/>
      <w:lvlJc w:val="left"/>
      <w:pPr>
        <w:ind w:left="1440" w:hanging="360"/>
      </w:pPr>
      <w:rPr>
        <w:rFonts w:ascii="StarSymbol" w:eastAsia="StarSymbol" w:hAnsi="StarSymbol" w:cs="StarSymbol"/>
        <w:sz w:val="18"/>
        <w:szCs w:val="18"/>
      </w:rPr>
    </w:lvl>
    <w:lvl w:ilvl="4">
      <w:numFmt w:val="bullet"/>
      <w:lvlText w:val="–"/>
      <w:lvlJc w:val="left"/>
      <w:pPr>
        <w:ind w:left="1800" w:hanging="360"/>
      </w:pPr>
      <w:rPr>
        <w:rFonts w:ascii="StarSymbol" w:eastAsia="StarSymbol" w:hAnsi="StarSymbol" w:cs="StarSymbol"/>
        <w:sz w:val="18"/>
        <w:szCs w:val="18"/>
      </w:rPr>
    </w:lvl>
    <w:lvl w:ilvl="5">
      <w:numFmt w:val="bullet"/>
      <w:lvlText w:val="–"/>
      <w:lvlJc w:val="left"/>
      <w:pPr>
        <w:ind w:left="2160" w:hanging="360"/>
      </w:pPr>
      <w:rPr>
        <w:rFonts w:ascii="StarSymbol" w:eastAsia="StarSymbol" w:hAnsi="StarSymbol" w:cs="StarSymbol"/>
        <w:sz w:val="18"/>
        <w:szCs w:val="18"/>
      </w:rPr>
    </w:lvl>
    <w:lvl w:ilvl="6">
      <w:numFmt w:val="bullet"/>
      <w:lvlText w:val="–"/>
      <w:lvlJc w:val="left"/>
      <w:pPr>
        <w:ind w:left="2520" w:hanging="360"/>
      </w:pPr>
      <w:rPr>
        <w:rFonts w:ascii="StarSymbol" w:eastAsia="StarSymbol" w:hAnsi="StarSymbol" w:cs="StarSymbol"/>
        <w:sz w:val="18"/>
        <w:szCs w:val="18"/>
      </w:rPr>
    </w:lvl>
    <w:lvl w:ilvl="7">
      <w:numFmt w:val="bullet"/>
      <w:lvlText w:val="–"/>
      <w:lvlJc w:val="left"/>
      <w:pPr>
        <w:ind w:left="2880" w:hanging="360"/>
      </w:pPr>
      <w:rPr>
        <w:rFonts w:ascii="StarSymbol" w:eastAsia="StarSymbol" w:hAnsi="StarSymbol" w:cs="StarSymbol"/>
        <w:sz w:val="18"/>
        <w:szCs w:val="18"/>
      </w:rPr>
    </w:lvl>
    <w:lvl w:ilvl="8">
      <w:numFmt w:val="bullet"/>
      <w:lvlText w:val="–"/>
      <w:lvlJc w:val="left"/>
      <w:pPr>
        <w:ind w:left="3240" w:hanging="360"/>
      </w:pPr>
      <w:rPr>
        <w:rFonts w:ascii="StarSymbol" w:eastAsia="StarSymbol" w:hAnsi="StarSymbol" w:cs="StarSymbol"/>
        <w:sz w:val="18"/>
        <w:szCs w:val="18"/>
      </w:rPr>
    </w:lvl>
  </w:abstractNum>
  <w:abstractNum w:abstractNumId="1">
    <w:nsid w:val="01857018"/>
    <w:multiLevelType w:val="multilevel"/>
    <w:tmpl w:val="2E3ABFA6"/>
    <w:styleLink w:val="WW8Num1"/>
    <w:lvl w:ilvl="0">
      <w:start w:val="1"/>
      <w:numFmt w:val="decimal"/>
      <w:lvlText w:val="*%1"/>
      <w:lvlJc w:val="left"/>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nsid w:val="05EA0F9F"/>
    <w:multiLevelType w:val="multilevel"/>
    <w:tmpl w:val="A998C98A"/>
    <w:lvl w:ilvl="0">
      <w:start w:val="1"/>
      <w:numFmt w:val="bullet"/>
      <w:lvlText w:val=""/>
      <w:lvlJc w:val="left"/>
      <w:pPr>
        <w:ind w:left="360" w:hanging="360"/>
      </w:pPr>
      <w:rPr>
        <w:rFonts w:ascii="Symbol" w:hAnsi="Symbol" w:hint="default"/>
        <w:sz w:val="18"/>
        <w:szCs w:val="18"/>
      </w:rPr>
    </w:lvl>
    <w:lvl w:ilvl="1">
      <w:numFmt w:val="bullet"/>
      <w:lvlText w:val="–"/>
      <w:lvlJc w:val="left"/>
      <w:pPr>
        <w:ind w:left="720" w:hanging="360"/>
      </w:pPr>
      <w:rPr>
        <w:rFonts w:ascii="StarSymbol" w:eastAsia="StarSymbol" w:hAnsi="StarSymbol" w:cs="StarSymbol"/>
        <w:sz w:val="18"/>
        <w:szCs w:val="18"/>
      </w:rPr>
    </w:lvl>
    <w:lvl w:ilvl="2">
      <w:numFmt w:val="bullet"/>
      <w:lvlText w:val="–"/>
      <w:lvlJc w:val="left"/>
      <w:pPr>
        <w:ind w:left="1080" w:hanging="360"/>
      </w:pPr>
      <w:rPr>
        <w:rFonts w:ascii="StarSymbol" w:eastAsia="StarSymbol" w:hAnsi="StarSymbol" w:cs="StarSymbol"/>
        <w:sz w:val="18"/>
        <w:szCs w:val="18"/>
      </w:rPr>
    </w:lvl>
    <w:lvl w:ilvl="3">
      <w:numFmt w:val="bullet"/>
      <w:lvlText w:val="–"/>
      <w:lvlJc w:val="left"/>
      <w:pPr>
        <w:ind w:left="1440" w:hanging="360"/>
      </w:pPr>
      <w:rPr>
        <w:rFonts w:ascii="StarSymbol" w:eastAsia="StarSymbol" w:hAnsi="StarSymbol" w:cs="StarSymbol"/>
        <w:sz w:val="18"/>
        <w:szCs w:val="18"/>
      </w:rPr>
    </w:lvl>
    <w:lvl w:ilvl="4">
      <w:numFmt w:val="bullet"/>
      <w:lvlText w:val="–"/>
      <w:lvlJc w:val="left"/>
      <w:pPr>
        <w:ind w:left="1800" w:hanging="360"/>
      </w:pPr>
      <w:rPr>
        <w:rFonts w:ascii="StarSymbol" w:eastAsia="StarSymbol" w:hAnsi="StarSymbol" w:cs="StarSymbol"/>
        <w:sz w:val="18"/>
        <w:szCs w:val="18"/>
      </w:rPr>
    </w:lvl>
    <w:lvl w:ilvl="5">
      <w:numFmt w:val="bullet"/>
      <w:lvlText w:val="–"/>
      <w:lvlJc w:val="left"/>
      <w:pPr>
        <w:ind w:left="2160" w:hanging="360"/>
      </w:pPr>
      <w:rPr>
        <w:rFonts w:ascii="StarSymbol" w:eastAsia="StarSymbol" w:hAnsi="StarSymbol" w:cs="StarSymbol"/>
        <w:sz w:val="18"/>
        <w:szCs w:val="18"/>
      </w:rPr>
    </w:lvl>
    <w:lvl w:ilvl="6">
      <w:numFmt w:val="bullet"/>
      <w:lvlText w:val="–"/>
      <w:lvlJc w:val="left"/>
      <w:pPr>
        <w:ind w:left="2520" w:hanging="360"/>
      </w:pPr>
      <w:rPr>
        <w:rFonts w:ascii="StarSymbol" w:eastAsia="StarSymbol" w:hAnsi="StarSymbol" w:cs="StarSymbol"/>
        <w:sz w:val="18"/>
        <w:szCs w:val="18"/>
      </w:rPr>
    </w:lvl>
    <w:lvl w:ilvl="7">
      <w:numFmt w:val="bullet"/>
      <w:lvlText w:val="–"/>
      <w:lvlJc w:val="left"/>
      <w:pPr>
        <w:ind w:left="2880" w:hanging="360"/>
      </w:pPr>
      <w:rPr>
        <w:rFonts w:ascii="StarSymbol" w:eastAsia="StarSymbol" w:hAnsi="StarSymbol" w:cs="StarSymbol"/>
        <w:sz w:val="18"/>
        <w:szCs w:val="18"/>
      </w:rPr>
    </w:lvl>
    <w:lvl w:ilvl="8">
      <w:numFmt w:val="bullet"/>
      <w:lvlText w:val="–"/>
      <w:lvlJc w:val="left"/>
      <w:pPr>
        <w:ind w:left="3240" w:hanging="360"/>
      </w:pPr>
      <w:rPr>
        <w:rFonts w:ascii="StarSymbol" w:eastAsia="StarSymbol" w:hAnsi="StarSymbol" w:cs="StarSymbol"/>
        <w:sz w:val="18"/>
        <w:szCs w:val="18"/>
      </w:rPr>
    </w:lvl>
  </w:abstractNum>
  <w:abstractNum w:abstractNumId="3">
    <w:nsid w:val="082E7C8F"/>
    <w:multiLevelType w:val="multilevel"/>
    <w:tmpl w:val="7C38DB50"/>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4">
    <w:nsid w:val="0C030A15"/>
    <w:multiLevelType w:val="multilevel"/>
    <w:tmpl w:val="FE665DE4"/>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5">
    <w:nsid w:val="0CAF3EAF"/>
    <w:multiLevelType w:val="multilevel"/>
    <w:tmpl w:val="EF50755C"/>
    <w:styleLink w:val="WW8Num10"/>
    <w:lvl w:ilvl="0">
      <w:start w:val="1"/>
      <w:numFmt w:val="lowerLetter"/>
      <w:lvlText w:val="%1)"/>
      <w:lvlJc w:val="left"/>
      <w:pPr>
        <w:ind w:left="1065"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nsid w:val="0E1E4A4F"/>
    <w:multiLevelType w:val="multilevel"/>
    <w:tmpl w:val="0CE06BA8"/>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7">
    <w:nsid w:val="0E2B3C83"/>
    <w:multiLevelType w:val="multilevel"/>
    <w:tmpl w:val="6BBEB402"/>
    <w:styleLink w:val="WW8Num21"/>
    <w:lvl w:ilvl="0">
      <w:numFmt w:val="bullet"/>
      <w:lvlText w:val="-"/>
      <w:lvlJc w:val="left"/>
      <w:pPr>
        <w:ind w:left="1776" w:hanging="360"/>
      </w:pPr>
      <w:rPr>
        <w:rFonts w:ascii="StarSymbol" w:hAnsi="Star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nsid w:val="0E713CB5"/>
    <w:multiLevelType w:val="hybridMultilevel"/>
    <w:tmpl w:val="52FAD40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nsid w:val="10E843D4"/>
    <w:multiLevelType w:val="multilevel"/>
    <w:tmpl w:val="B7B04D50"/>
    <w:styleLink w:val="WW8Num8"/>
    <w:lvl w:ilvl="0">
      <w:start w:val="1"/>
      <w:numFmt w:val="decimal"/>
      <w:lvlText w:val="%1)"/>
      <w:lvlJc w:val="left"/>
      <w:pPr>
        <w:ind w:left="1068"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nsid w:val="12D34A95"/>
    <w:multiLevelType w:val="multilevel"/>
    <w:tmpl w:val="EB861270"/>
    <w:styleLink w:val="WW8Num3"/>
    <w:lvl w:ilvl="0">
      <w:numFmt w:val="bullet"/>
      <w:lvlText w:val=""/>
      <w:lvlJc w:val="left"/>
      <w:pPr>
        <w:ind w:left="57" w:firstLine="0"/>
      </w:pPr>
      <w:rPr>
        <w:rFonts w:ascii="Symbol" w:hAnsi="Symbol"/>
        <w:sz w:val="16"/>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nsid w:val="1845460E"/>
    <w:multiLevelType w:val="multilevel"/>
    <w:tmpl w:val="84B8F424"/>
    <w:styleLink w:val="WW8Num22"/>
    <w:lvl w:ilvl="0">
      <w:numFmt w:val="bullet"/>
      <w:lvlText w:val=""/>
      <w:lvlJc w:val="left"/>
      <w:pPr>
        <w:ind w:left="57" w:firstLine="0"/>
      </w:pPr>
      <w:rPr>
        <w:rFonts w:ascii="Symbol" w:hAnsi="Symbol"/>
        <w:sz w:val="16"/>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nsid w:val="1AC07C89"/>
    <w:multiLevelType w:val="multilevel"/>
    <w:tmpl w:val="D44E5690"/>
    <w:lvl w:ilvl="0">
      <w:numFmt w:val="bullet"/>
      <w:lvlText w:val="●"/>
      <w:lvlJc w:val="left"/>
      <w:pPr>
        <w:ind w:left="709" w:hanging="360"/>
      </w:pPr>
      <w:rPr>
        <w:rFonts w:ascii="StarSymbol" w:eastAsia="StarSymbol" w:hAnsi="StarSymbol" w:cs="StarSymbol"/>
        <w:sz w:val="18"/>
        <w:szCs w:val="18"/>
      </w:rPr>
    </w:lvl>
    <w:lvl w:ilvl="1">
      <w:numFmt w:val="bullet"/>
      <w:lvlText w:val="○"/>
      <w:lvlJc w:val="left"/>
      <w:pPr>
        <w:ind w:left="1429" w:hanging="360"/>
      </w:pPr>
      <w:rPr>
        <w:rFonts w:ascii="StarSymbol" w:eastAsia="StarSymbol" w:hAnsi="StarSymbol" w:cs="StarSymbol"/>
        <w:sz w:val="18"/>
        <w:szCs w:val="18"/>
      </w:rPr>
    </w:lvl>
    <w:lvl w:ilvl="2">
      <w:numFmt w:val="bullet"/>
      <w:lvlText w:val="■"/>
      <w:lvlJc w:val="left"/>
      <w:pPr>
        <w:ind w:left="2149" w:hanging="360"/>
      </w:pPr>
      <w:rPr>
        <w:rFonts w:ascii="StarSymbol" w:eastAsia="StarSymbol" w:hAnsi="StarSymbol" w:cs="StarSymbol"/>
        <w:sz w:val="18"/>
        <w:szCs w:val="18"/>
      </w:rPr>
    </w:lvl>
    <w:lvl w:ilvl="3">
      <w:numFmt w:val="bullet"/>
      <w:lvlText w:val="●"/>
      <w:lvlJc w:val="left"/>
      <w:pPr>
        <w:ind w:left="2869" w:hanging="360"/>
      </w:pPr>
      <w:rPr>
        <w:rFonts w:ascii="StarSymbol" w:eastAsia="StarSymbol" w:hAnsi="StarSymbol" w:cs="StarSymbol"/>
        <w:sz w:val="18"/>
        <w:szCs w:val="18"/>
      </w:rPr>
    </w:lvl>
    <w:lvl w:ilvl="4">
      <w:numFmt w:val="bullet"/>
      <w:lvlText w:val="○"/>
      <w:lvlJc w:val="left"/>
      <w:pPr>
        <w:ind w:left="3589" w:hanging="360"/>
      </w:pPr>
      <w:rPr>
        <w:rFonts w:ascii="StarSymbol" w:eastAsia="StarSymbol" w:hAnsi="StarSymbol" w:cs="StarSymbol"/>
        <w:sz w:val="18"/>
        <w:szCs w:val="18"/>
      </w:rPr>
    </w:lvl>
    <w:lvl w:ilvl="5">
      <w:numFmt w:val="bullet"/>
      <w:lvlText w:val="■"/>
      <w:lvlJc w:val="left"/>
      <w:pPr>
        <w:ind w:left="4309" w:hanging="360"/>
      </w:pPr>
      <w:rPr>
        <w:rFonts w:ascii="StarSymbol" w:eastAsia="StarSymbol" w:hAnsi="StarSymbol" w:cs="StarSymbol"/>
        <w:sz w:val="18"/>
        <w:szCs w:val="18"/>
      </w:rPr>
    </w:lvl>
    <w:lvl w:ilvl="6">
      <w:numFmt w:val="bullet"/>
      <w:lvlText w:val="●"/>
      <w:lvlJc w:val="left"/>
      <w:pPr>
        <w:ind w:left="5029" w:hanging="360"/>
      </w:pPr>
      <w:rPr>
        <w:rFonts w:ascii="StarSymbol" w:eastAsia="StarSymbol" w:hAnsi="StarSymbol" w:cs="StarSymbol"/>
        <w:sz w:val="18"/>
        <w:szCs w:val="18"/>
      </w:rPr>
    </w:lvl>
    <w:lvl w:ilvl="7">
      <w:numFmt w:val="bullet"/>
      <w:lvlText w:val="○"/>
      <w:lvlJc w:val="left"/>
      <w:pPr>
        <w:ind w:left="5749" w:hanging="360"/>
      </w:pPr>
      <w:rPr>
        <w:rFonts w:ascii="StarSymbol" w:eastAsia="StarSymbol" w:hAnsi="StarSymbol" w:cs="StarSymbol"/>
        <w:sz w:val="18"/>
        <w:szCs w:val="18"/>
      </w:rPr>
    </w:lvl>
    <w:lvl w:ilvl="8">
      <w:numFmt w:val="bullet"/>
      <w:lvlText w:val="■"/>
      <w:lvlJc w:val="left"/>
      <w:pPr>
        <w:ind w:left="6469" w:hanging="360"/>
      </w:pPr>
      <w:rPr>
        <w:rFonts w:ascii="StarSymbol" w:eastAsia="StarSymbol" w:hAnsi="StarSymbol" w:cs="StarSymbol"/>
        <w:sz w:val="18"/>
        <w:szCs w:val="18"/>
      </w:rPr>
    </w:lvl>
  </w:abstractNum>
  <w:abstractNum w:abstractNumId="13">
    <w:nsid w:val="1B6F2DAD"/>
    <w:multiLevelType w:val="multilevel"/>
    <w:tmpl w:val="ECDA0968"/>
    <w:styleLink w:val="WW8Num7"/>
    <w:lvl w:ilvl="0">
      <w:numFmt w:val="bullet"/>
      <w:lvlText w:val=""/>
      <w:lvlJc w:val="left"/>
      <w:pPr>
        <w:ind w:left="57" w:firstLine="0"/>
      </w:pPr>
      <w:rPr>
        <w:rFonts w:ascii="Symbol" w:hAnsi="Symbol"/>
        <w:sz w:val="16"/>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nsid w:val="1D492147"/>
    <w:multiLevelType w:val="multilevel"/>
    <w:tmpl w:val="D004CFCA"/>
    <w:lvl w:ilvl="0">
      <w:numFmt w:val="bullet"/>
      <w:lvlText w:val="–"/>
      <w:lvlJc w:val="left"/>
      <w:pPr>
        <w:ind w:left="360" w:hanging="360"/>
      </w:pPr>
      <w:rPr>
        <w:rFonts w:ascii="StarSymbol" w:eastAsia="StarSymbol" w:hAnsi="StarSymbol" w:cs="StarSymbol"/>
        <w:sz w:val="18"/>
        <w:szCs w:val="18"/>
      </w:rPr>
    </w:lvl>
    <w:lvl w:ilvl="1">
      <w:numFmt w:val="bullet"/>
      <w:lvlText w:val="–"/>
      <w:lvlJc w:val="left"/>
      <w:pPr>
        <w:ind w:left="1114" w:hanging="360"/>
      </w:pPr>
      <w:rPr>
        <w:rFonts w:ascii="StarSymbol" w:eastAsia="StarSymbol" w:hAnsi="StarSymbol" w:cs="StarSymbol"/>
        <w:sz w:val="18"/>
        <w:szCs w:val="18"/>
      </w:rPr>
    </w:lvl>
    <w:lvl w:ilvl="2">
      <w:numFmt w:val="bullet"/>
      <w:lvlText w:val="–"/>
      <w:lvlJc w:val="left"/>
      <w:pPr>
        <w:ind w:left="1868" w:hanging="360"/>
      </w:pPr>
      <w:rPr>
        <w:rFonts w:ascii="StarSymbol" w:eastAsia="StarSymbol" w:hAnsi="StarSymbol" w:cs="StarSymbol"/>
        <w:sz w:val="18"/>
        <w:szCs w:val="18"/>
      </w:rPr>
    </w:lvl>
    <w:lvl w:ilvl="3">
      <w:numFmt w:val="bullet"/>
      <w:lvlText w:val="–"/>
      <w:lvlJc w:val="left"/>
      <w:pPr>
        <w:ind w:left="2622" w:hanging="360"/>
      </w:pPr>
      <w:rPr>
        <w:rFonts w:ascii="StarSymbol" w:eastAsia="StarSymbol" w:hAnsi="StarSymbol" w:cs="StarSymbol"/>
        <w:sz w:val="18"/>
        <w:szCs w:val="18"/>
      </w:rPr>
    </w:lvl>
    <w:lvl w:ilvl="4">
      <w:numFmt w:val="bullet"/>
      <w:lvlText w:val="–"/>
      <w:lvlJc w:val="left"/>
      <w:pPr>
        <w:ind w:left="3376" w:hanging="360"/>
      </w:pPr>
      <w:rPr>
        <w:rFonts w:ascii="StarSymbol" w:eastAsia="StarSymbol" w:hAnsi="StarSymbol" w:cs="StarSymbol"/>
        <w:sz w:val="18"/>
        <w:szCs w:val="18"/>
      </w:rPr>
    </w:lvl>
    <w:lvl w:ilvl="5">
      <w:numFmt w:val="bullet"/>
      <w:lvlText w:val="–"/>
      <w:lvlJc w:val="left"/>
      <w:pPr>
        <w:ind w:left="4130" w:hanging="360"/>
      </w:pPr>
      <w:rPr>
        <w:rFonts w:ascii="StarSymbol" w:eastAsia="StarSymbol" w:hAnsi="StarSymbol" w:cs="StarSymbol"/>
        <w:sz w:val="18"/>
        <w:szCs w:val="18"/>
      </w:rPr>
    </w:lvl>
    <w:lvl w:ilvl="6">
      <w:numFmt w:val="bullet"/>
      <w:lvlText w:val="–"/>
      <w:lvlJc w:val="left"/>
      <w:pPr>
        <w:ind w:left="4884" w:hanging="360"/>
      </w:pPr>
      <w:rPr>
        <w:rFonts w:ascii="StarSymbol" w:eastAsia="StarSymbol" w:hAnsi="StarSymbol" w:cs="StarSymbol"/>
        <w:sz w:val="18"/>
        <w:szCs w:val="18"/>
      </w:rPr>
    </w:lvl>
    <w:lvl w:ilvl="7">
      <w:numFmt w:val="bullet"/>
      <w:lvlText w:val="–"/>
      <w:lvlJc w:val="left"/>
      <w:pPr>
        <w:ind w:left="5638" w:hanging="360"/>
      </w:pPr>
      <w:rPr>
        <w:rFonts w:ascii="StarSymbol" w:eastAsia="StarSymbol" w:hAnsi="StarSymbol" w:cs="StarSymbol"/>
        <w:sz w:val="18"/>
        <w:szCs w:val="18"/>
      </w:rPr>
    </w:lvl>
    <w:lvl w:ilvl="8">
      <w:numFmt w:val="bullet"/>
      <w:lvlText w:val="–"/>
      <w:lvlJc w:val="left"/>
      <w:pPr>
        <w:ind w:left="6392" w:hanging="360"/>
      </w:pPr>
      <w:rPr>
        <w:rFonts w:ascii="StarSymbol" w:eastAsia="StarSymbol" w:hAnsi="StarSymbol" w:cs="StarSymbol"/>
        <w:sz w:val="18"/>
        <w:szCs w:val="18"/>
      </w:rPr>
    </w:lvl>
  </w:abstractNum>
  <w:abstractNum w:abstractNumId="15">
    <w:nsid w:val="1ED87706"/>
    <w:multiLevelType w:val="multilevel"/>
    <w:tmpl w:val="A998C98A"/>
    <w:lvl w:ilvl="0">
      <w:start w:val="1"/>
      <w:numFmt w:val="bullet"/>
      <w:lvlText w:val=""/>
      <w:lvlJc w:val="left"/>
      <w:pPr>
        <w:ind w:left="360" w:hanging="360"/>
      </w:pPr>
      <w:rPr>
        <w:rFonts w:ascii="Symbol" w:hAnsi="Symbol" w:hint="default"/>
        <w:sz w:val="18"/>
        <w:szCs w:val="18"/>
      </w:rPr>
    </w:lvl>
    <w:lvl w:ilvl="1">
      <w:numFmt w:val="bullet"/>
      <w:lvlText w:val="–"/>
      <w:lvlJc w:val="left"/>
      <w:pPr>
        <w:ind w:left="720" w:hanging="360"/>
      </w:pPr>
      <w:rPr>
        <w:rFonts w:ascii="StarSymbol" w:eastAsia="StarSymbol" w:hAnsi="StarSymbol" w:cs="StarSymbol"/>
        <w:sz w:val="18"/>
        <w:szCs w:val="18"/>
      </w:rPr>
    </w:lvl>
    <w:lvl w:ilvl="2">
      <w:numFmt w:val="bullet"/>
      <w:lvlText w:val="–"/>
      <w:lvlJc w:val="left"/>
      <w:pPr>
        <w:ind w:left="1080" w:hanging="360"/>
      </w:pPr>
      <w:rPr>
        <w:rFonts w:ascii="StarSymbol" w:eastAsia="StarSymbol" w:hAnsi="StarSymbol" w:cs="StarSymbol"/>
        <w:sz w:val="18"/>
        <w:szCs w:val="18"/>
      </w:rPr>
    </w:lvl>
    <w:lvl w:ilvl="3">
      <w:numFmt w:val="bullet"/>
      <w:lvlText w:val="–"/>
      <w:lvlJc w:val="left"/>
      <w:pPr>
        <w:ind w:left="1440" w:hanging="360"/>
      </w:pPr>
      <w:rPr>
        <w:rFonts w:ascii="StarSymbol" w:eastAsia="StarSymbol" w:hAnsi="StarSymbol" w:cs="StarSymbol"/>
        <w:sz w:val="18"/>
        <w:szCs w:val="18"/>
      </w:rPr>
    </w:lvl>
    <w:lvl w:ilvl="4">
      <w:numFmt w:val="bullet"/>
      <w:lvlText w:val="–"/>
      <w:lvlJc w:val="left"/>
      <w:pPr>
        <w:ind w:left="1800" w:hanging="360"/>
      </w:pPr>
      <w:rPr>
        <w:rFonts w:ascii="StarSymbol" w:eastAsia="StarSymbol" w:hAnsi="StarSymbol" w:cs="StarSymbol"/>
        <w:sz w:val="18"/>
        <w:szCs w:val="18"/>
      </w:rPr>
    </w:lvl>
    <w:lvl w:ilvl="5">
      <w:numFmt w:val="bullet"/>
      <w:lvlText w:val="–"/>
      <w:lvlJc w:val="left"/>
      <w:pPr>
        <w:ind w:left="2160" w:hanging="360"/>
      </w:pPr>
      <w:rPr>
        <w:rFonts w:ascii="StarSymbol" w:eastAsia="StarSymbol" w:hAnsi="StarSymbol" w:cs="StarSymbol"/>
        <w:sz w:val="18"/>
        <w:szCs w:val="18"/>
      </w:rPr>
    </w:lvl>
    <w:lvl w:ilvl="6">
      <w:numFmt w:val="bullet"/>
      <w:lvlText w:val="–"/>
      <w:lvlJc w:val="left"/>
      <w:pPr>
        <w:ind w:left="2520" w:hanging="360"/>
      </w:pPr>
      <w:rPr>
        <w:rFonts w:ascii="StarSymbol" w:eastAsia="StarSymbol" w:hAnsi="StarSymbol" w:cs="StarSymbol"/>
        <w:sz w:val="18"/>
        <w:szCs w:val="18"/>
      </w:rPr>
    </w:lvl>
    <w:lvl w:ilvl="7">
      <w:numFmt w:val="bullet"/>
      <w:lvlText w:val="–"/>
      <w:lvlJc w:val="left"/>
      <w:pPr>
        <w:ind w:left="2880" w:hanging="360"/>
      </w:pPr>
      <w:rPr>
        <w:rFonts w:ascii="StarSymbol" w:eastAsia="StarSymbol" w:hAnsi="StarSymbol" w:cs="StarSymbol"/>
        <w:sz w:val="18"/>
        <w:szCs w:val="18"/>
      </w:rPr>
    </w:lvl>
    <w:lvl w:ilvl="8">
      <w:numFmt w:val="bullet"/>
      <w:lvlText w:val="–"/>
      <w:lvlJc w:val="left"/>
      <w:pPr>
        <w:ind w:left="3240" w:hanging="360"/>
      </w:pPr>
      <w:rPr>
        <w:rFonts w:ascii="StarSymbol" w:eastAsia="StarSymbol" w:hAnsi="StarSymbol" w:cs="StarSymbol"/>
        <w:sz w:val="18"/>
        <w:szCs w:val="18"/>
      </w:rPr>
    </w:lvl>
  </w:abstractNum>
  <w:abstractNum w:abstractNumId="16">
    <w:nsid w:val="1EDB5C8B"/>
    <w:multiLevelType w:val="multilevel"/>
    <w:tmpl w:val="1ABAD77C"/>
    <w:lvl w:ilvl="0">
      <w:numFmt w:val="bullet"/>
      <w:lvlText w:val="●"/>
      <w:lvlJc w:val="left"/>
      <w:pPr>
        <w:ind w:left="709" w:hanging="360"/>
      </w:pPr>
      <w:rPr>
        <w:rFonts w:ascii="StarSymbol" w:eastAsia="StarSymbol" w:hAnsi="StarSymbol" w:cs="StarSymbol"/>
        <w:sz w:val="18"/>
        <w:szCs w:val="18"/>
      </w:rPr>
    </w:lvl>
    <w:lvl w:ilvl="1">
      <w:numFmt w:val="bullet"/>
      <w:lvlText w:val="○"/>
      <w:lvlJc w:val="left"/>
      <w:pPr>
        <w:ind w:left="1429" w:hanging="360"/>
      </w:pPr>
      <w:rPr>
        <w:rFonts w:ascii="StarSymbol" w:eastAsia="StarSymbol" w:hAnsi="StarSymbol" w:cs="StarSymbol"/>
        <w:sz w:val="18"/>
        <w:szCs w:val="18"/>
      </w:rPr>
    </w:lvl>
    <w:lvl w:ilvl="2">
      <w:numFmt w:val="bullet"/>
      <w:lvlText w:val="■"/>
      <w:lvlJc w:val="left"/>
      <w:pPr>
        <w:ind w:left="2149" w:hanging="360"/>
      </w:pPr>
      <w:rPr>
        <w:rFonts w:ascii="StarSymbol" w:eastAsia="StarSymbol" w:hAnsi="StarSymbol" w:cs="StarSymbol"/>
        <w:sz w:val="18"/>
        <w:szCs w:val="18"/>
      </w:rPr>
    </w:lvl>
    <w:lvl w:ilvl="3">
      <w:numFmt w:val="bullet"/>
      <w:lvlText w:val="●"/>
      <w:lvlJc w:val="left"/>
      <w:pPr>
        <w:ind w:left="2869" w:hanging="360"/>
      </w:pPr>
      <w:rPr>
        <w:rFonts w:ascii="StarSymbol" w:eastAsia="StarSymbol" w:hAnsi="StarSymbol" w:cs="StarSymbol"/>
        <w:sz w:val="18"/>
        <w:szCs w:val="18"/>
      </w:rPr>
    </w:lvl>
    <w:lvl w:ilvl="4">
      <w:numFmt w:val="bullet"/>
      <w:lvlText w:val="○"/>
      <w:lvlJc w:val="left"/>
      <w:pPr>
        <w:ind w:left="3589" w:hanging="360"/>
      </w:pPr>
      <w:rPr>
        <w:rFonts w:ascii="StarSymbol" w:eastAsia="StarSymbol" w:hAnsi="StarSymbol" w:cs="StarSymbol"/>
        <w:sz w:val="18"/>
        <w:szCs w:val="18"/>
      </w:rPr>
    </w:lvl>
    <w:lvl w:ilvl="5">
      <w:numFmt w:val="bullet"/>
      <w:lvlText w:val="■"/>
      <w:lvlJc w:val="left"/>
      <w:pPr>
        <w:ind w:left="4309" w:hanging="360"/>
      </w:pPr>
      <w:rPr>
        <w:rFonts w:ascii="StarSymbol" w:eastAsia="StarSymbol" w:hAnsi="StarSymbol" w:cs="StarSymbol"/>
        <w:sz w:val="18"/>
        <w:szCs w:val="18"/>
      </w:rPr>
    </w:lvl>
    <w:lvl w:ilvl="6">
      <w:numFmt w:val="bullet"/>
      <w:lvlText w:val="●"/>
      <w:lvlJc w:val="left"/>
      <w:pPr>
        <w:ind w:left="5029" w:hanging="360"/>
      </w:pPr>
      <w:rPr>
        <w:rFonts w:ascii="StarSymbol" w:eastAsia="StarSymbol" w:hAnsi="StarSymbol" w:cs="StarSymbol"/>
        <w:sz w:val="18"/>
        <w:szCs w:val="18"/>
      </w:rPr>
    </w:lvl>
    <w:lvl w:ilvl="7">
      <w:numFmt w:val="bullet"/>
      <w:lvlText w:val="○"/>
      <w:lvlJc w:val="left"/>
      <w:pPr>
        <w:ind w:left="5749" w:hanging="360"/>
      </w:pPr>
      <w:rPr>
        <w:rFonts w:ascii="StarSymbol" w:eastAsia="StarSymbol" w:hAnsi="StarSymbol" w:cs="StarSymbol"/>
        <w:sz w:val="18"/>
        <w:szCs w:val="18"/>
      </w:rPr>
    </w:lvl>
    <w:lvl w:ilvl="8">
      <w:numFmt w:val="bullet"/>
      <w:lvlText w:val="■"/>
      <w:lvlJc w:val="left"/>
      <w:pPr>
        <w:ind w:left="6469" w:hanging="360"/>
      </w:pPr>
      <w:rPr>
        <w:rFonts w:ascii="StarSymbol" w:eastAsia="StarSymbol" w:hAnsi="StarSymbol" w:cs="StarSymbol"/>
        <w:sz w:val="18"/>
        <w:szCs w:val="18"/>
      </w:rPr>
    </w:lvl>
  </w:abstractNum>
  <w:abstractNum w:abstractNumId="17">
    <w:nsid w:val="211259F1"/>
    <w:multiLevelType w:val="multilevel"/>
    <w:tmpl w:val="6DDE5450"/>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8">
    <w:nsid w:val="2288064B"/>
    <w:multiLevelType w:val="hybridMultilevel"/>
    <w:tmpl w:val="6E2ABE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26427A48"/>
    <w:multiLevelType w:val="multilevel"/>
    <w:tmpl w:val="E7D8DD94"/>
    <w:lvl w:ilvl="0">
      <w:numFmt w:val="bullet"/>
      <w:lvlText w:val="•"/>
      <w:lvlJc w:val="left"/>
      <w:pPr>
        <w:ind w:left="709" w:hanging="360"/>
      </w:pPr>
      <w:rPr>
        <w:rFonts w:ascii="StarSymbol" w:eastAsia="StarSymbol" w:hAnsi="StarSymbol" w:cs="StarSymbol"/>
        <w:sz w:val="18"/>
        <w:szCs w:val="18"/>
      </w:rPr>
    </w:lvl>
    <w:lvl w:ilvl="1">
      <w:numFmt w:val="bullet"/>
      <w:lvlText w:val="○"/>
      <w:lvlJc w:val="left"/>
      <w:pPr>
        <w:ind w:left="1429" w:hanging="360"/>
      </w:pPr>
      <w:rPr>
        <w:rFonts w:ascii="StarSymbol" w:eastAsia="StarSymbol" w:hAnsi="StarSymbol" w:cs="StarSymbol"/>
        <w:sz w:val="18"/>
        <w:szCs w:val="18"/>
      </w:rPr>
    </w:lvl>
    <w:lvl w:ilvl="2">
      <w:numFmt w:val="bullet"/>
      <w:lvlText w:val="■"/>
      <w:lvlJc w:val="left"/>
      <w:pPr>
        <w:ind w:left="2149" w:hanging="360"/>
      </w:pPr>
      <w:rPr>
        <w:rFonts w:ascii="StarSymbol" w:eastAsia="StarSymbol" w:hAnsi="StarSymbol" w:cs="StarSymbol"/>
        <w:sz w:val="18"/>
        <w:szCs w:val="18"/>
      </w:rPr>
    </w:lvl>
    <w:lvl w:ilvl="3">
      <w:numFmt w:val="bullet"/>
      <w:lvlText w:val="●"/>
      <w:lvlJc w:val="left"/>
      <w:pPr>
        <w:ind w:left="2869" w:hanging="360"/>
      </w:pPr>
      <w:rPr>
        <w:rFonts w:ascii="StarSymbol" w:eastAsia="StarSymbol" w:hAnsi="StarSymbol" w:cs="StarSymbol"/>
        <w:sz w:val="18"/>
        <w:szCs w:val="18"/>
      </w:rPr>
    </w:lvl>
    <w:lvl w:ilvl="4">
      <w:numFmt w:val="bullet"/>
      <w:lvlText w:val="○"/>
      <w:lvlJc w:val="left"/>
      <w:pPr>
        <w:ind w:left="3589" w:hanging="360"/>
      </w:pPr>
      <w:rPr>
        <w:rFonts w:ascii="StarSymbol" w:eastAsia="StarSymbol" w:hAnsi="StarSymbol" w:cs="StarSymbol"/>
        <w:sz w:val="18"/>
        <w:szCs w:val="18"/>
      </w:rPr>
    </w:lvl>
    <w:lvl w:ilvl="5">
      <w:numFmt w:val="bullet"/>
      <w:lvlText w:val="■"/>
      <w:lvlJc w:val="left"/>
      <w:pPr>
        <w:ind w:left="4309" w:hanging="360"/>
      </w:pPr>
      <w:rPr>
        <w:rFonts w:ascii="StarSymbol" w:eastAsia="StarSymbol" w:hAnsi="StarSymbol" w:cs="StarSymbol"/>
        <w:sz w:val="18"/>
        <w:szCs w:val="18"/>
      </w:rPr>
    </w:lvl>
    <w:lvl w:ilvl="6">
      <w:numFmt w:val="bullet"/>
      <w:lvlText w:val="●"/>
      <w:lvlJc w:val="left"/>
      <w:pPr>
        <w:ind w:left="5029" w:hanging="360"/>
      </w:pPr>
      <w:rPr>
        <w:rFonts w:ascii="StarSymbol" w:eastAsia="StarSymbol" w:hAnsi="StarSymbol" w:cs="StarSymbol"/>
        <w:sz w:val="18"/>
        <w:szCs w:val="18"/>
      </w:rPr>
    </w:lvl>
    <w:lvl w:ilvl="7">
      <w:numFmt w:val="bullet"/>
      <w:lvlText w:val="○"/>
      <w:lvlJc w:val="left"/>
      <w:pPr>
        <w:ind w:left="5749" w:hanging="360"/>
      </w:pPr>
      <w:rPr>
        <w:rFonts w:ascii="StarSymbol" w:eastAsia="StarSymbol" w:hAnsi="StarSymbol" w:cs="StarSymbol"/>
        <w:sz w:val="18"/>
        <w:szCs w:val="18"/>
      </w:rPr>
    </w:lvl>
    <w:lvl w:ilvl="8">
      <w:numFmt w:val="bullet"/>
      <w:lvlText w:val="■"/>
      <w:lvlJc w:val="left"/>
      <w:pPr>
        <w:ind w:left="6469" w:hanging="360"/>
      </w:pPr>
      <w:rPr>
        <w:rFonts w:ascii="StarSymbol" w:eastAsia="StarSymbol" w:hAnsi="StarSymbol" w:cs="StarSymbol"/>
        <w:sz w:val="18"/>
        <w:szCs w:val="18"/>
      </w:rPr>
    </w:lvl>
  </w:abstractNum>
  <w:abstractNum w:abstractNumId="20">
    <w:nsid w:val="2D8E6D39"/>
    <w:multiLevelType w:val="multilevel"/>
    <w:tmpl w:val="C0B2F49E"/>
    <w:lvl w:ilvl="0">
      <w:start w:val="1"/>
      <w:numFmt w:val="bullet"/>
      <w:lvlText w:val=""/>
      <w:lvlJc w:val="left"/>
      <w:pPr>
        <w:ind w:left="720" w:hanging="360"/>
      </w:pPr>
      <w:rPr>
        <w:rFonts w:ascii="Symbol" w:hAnsi="Symbol" w:hint="default"/>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21">
    <w:nsid w:val="2DF42342"/>
    <w:multiLevelType w:val="multilevel"/>
    <w:tmpl w:val="C98EE05C"/>
    <w:styleLink w:val="WW8Num5"/>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2">
    <w:nsid w:val="31AE2759"/>
    <w:multiLevelType w:val="multilevel"/>
    <w:tmpl w:val="59A451B4"/>
    <w:styleLink w:val="WW8Num15"/>
    <w:lvl w:ilvl="0">
      <w:start w:val="1"/>
      <w:numFmt w:val="lowerLetter"/>
      <w:lvlText w:val="%1)"/>
      <w:lvlJc w:val="left"/>
      <w:pPr>
        <w:ind w:left="1065"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nsid w:val="341F4848"/>
    <w:multiLevelType w:val="multilevel"/>
    <w:tmpl w:val="8146E3B0"/>
    <w:styleLink w:val="WW8Num26"/>
    <w:lvl w:ilvl="0">
      <w:start w:val="1"/>
      <w:numFmt w:val="lowerLetter"/>
      <w:lvlText w:val="%1)"/>
      <w:lvlJc w:val="left"/>
      <w:pPr>
        <w:ind w:left="1065"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nsid w:val="35721A12"/>
    <w:multiLevelType w:val="multilevel"/>
    <w:tmpl w:val="D65AB82E"/>
    <w:lvl w:ilvl="0">
      <w:numFmt w:val="bullet"/>
      <w:lvlText w:val="●"/>
      <w:lvlJc w:val="left"/>
      <w:pPr>
        <w:ind w:left="709" w:hanging="360"/>
      </w:pPr>
      <w:rPr>
        <w:rFonts w:ascii="StarSymbol" w:eastAsia="StarSymbol" w:hAnsi="StarSymbol" w:cs="StarSymbol"/>
        <w:sz w:val="18"/>
        <w:szCs w:val="18"/>
      </w:rPr>
    </w:lvl>
    <w:lvl w:ilvl="1">
      <w:numFmt w:val="bullet"/>
      <w:lvlText w:val="○"/>
      <w:lvlJc w:val="left"/>
      <w:pPr>
        <w:ind w:left="1429" w:hanging="360"/>
      </w:pPr>
      <w:rPr>
        <w:rFonts w:ascii="StarSymbol" w:eastAsia="StarSymbol" w:hAnsi="StarSymbol" w:cs="StarSymbol"/>
        <w:sz w:val="18"/>
        <w:szCs w:val="18"/>
      </w:rPr>
    </w:lvl>
    <w:lvl w:ilvl="2">
      <w:numFmt w:val="bullet"/>
      <w:lvlText w:val="■"/>
      <w:lvlJc w:val="left"/>
      <w:pPr>
        <w:ind w:left="2149" w:hanging="360"/>
      </w:pPr>
      <w:rPr>
        <w:rFonts w:ascii="StarSymbol" w:eastAsia="StarSymbol" w:hAnsi="StarSymbol" w:cs="StarSymbol"/>
        <w:sz w:val="18"/>
        <w:szCs w:val="18"/>
      </w:rPr>
    </w:lvl>
    <w:lvl w:ilvl="3">
      <w:numFmt w:val="bullet"/>
      <w:lvlText w:val="●"/>
      <w:lvlJc w:val="left"/>
      <w:pPr>
        <w:ind w:left="2869" w:hanging="360"/>
      </w:pPr>
      <w:rPr>
        <w:rFonts w:ascii="StarSymbol" w:eastAsia="StarSymbol" w:hAnsi="StarSymbol" w:cs="StarSymbol"/>
        <w:sz w:val="18"/>
        <w:szCs w:val="18"/>
      </w:rPr>
    </w:lvl>
    <w:lvl w:ilvl="4">
      <w:numFmt w:val="bullet"/>
      <w:lvlText w:val="○"/>
      <w:lvlJc w:val="left"/>
      <w:pPr>
        <w:ind w:left="3589" w:hanging="360"/>
      </w:pPr>
      <w:rPr>
        <w:rFonts w:ascii="StarSymbol" w:eastAsia="StarSymbol" w:hAnsi="StarSymbol" w:cs="StarSymbol"/>
        <w:sz w:val="18"/>
        <w:szCs w:val="18"/>
      </w:rPr>
    </w:lvl>
    <w:lvl w:ilvl="5">
      <w:numFmt w:val="bullet"/>
      <w:lvlText w:val="■"/>
      <w:lvlJc w:val="left"/>
      <w:pPr>
        <w:ind w:left="4309" w:hanging="360"/>
      </w:pPr>
      <w:rPr>
        <w:rFonts w:ascii="StarSymbol" w:eastAsia="StarSymbol" w:hAnsi="StarSymbol" w:cs="StarSymbol"/>
        <w:sz w:val="18"/>
        <w:szCs w:val="18"/>
      </w:rPr>
    </w:lvl>
    <w:lvl w:ilvl="6">
      <w:numFmt w:val="bullet"/>
      <w:lvlText w:val="●"/>
      <w:lvlJc w:val="left"/>
      <w:pPr>
        <w:ind w:left="5029" w:hanging="360"/>
      </w:pPr>
      <w:rPr>
        <w:rFonts w:ascii="StarSymbol" w:eastAsia="StarSymbol" w:hAnsi="StarSymbol" w:cs="StarSymbol"/>
        <w:sz w:val="18"/>
        <w:szCs w:val="18"/>
      </w:rPr>
    </w:lvl>
    <w:lvl w:ilvl="7">
      <w:numFmt w:val="bullet"/>
      <w:lvlText w:val="○"/>
      <w:lvlJc w:val="left"/>
      <w:pPr>
        <w:ind w:left="5749" w:hanging="360"/>
      </w:pPr>
      <w:rPr>
        <w:rFonts w:ascii="StarSymbol" w:eastAsia="StarSymbol" w:hAnsi="StarSymbol" w:cs="StarSymbol"/>
        <w:sz w:val="18"/>
        <w:szCs w:val="18"/>
      </w:rPr>
    </w:lvl>
    <w:lvl w:ilvl="8">
      <w:numFmt w:val="bullet"/>
      <w:lvlText w:val="■"/>
      <w:lvlJc w:val="left"/>
      <w:pPr>
        <w:ind w:left="6469" w:hanging="360"/>
      </w:pPr>
      <w:rPr>
        <w:rFonts w:ascii="StarSymbol" w:eastAsia="StarSymbol" w:hAnsi="StarSymbol" w:cs="StarSymbol"/>
        <w:sz w:val="18"/>
        <w:szCs w:val="18"/>
      </w:rPr>
    </w:lvl>
  </w:abstractNum>
  <w:abstractNum w:abstractNumId="25">
    <w:nsid w:val="359546C9"/>
    <w:multiLevelType w:val="multilevel"/>
    <w:tmpl w:val="9F8C6664"/>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26">
    <w:nsid w:val="3657651C"/>
    <w:multiLevelType w:val="multilevel"/>
    <w:tmpl w:val="52E45BFC"/>
    <w:styleLink w:val="WW8Num25"/>
    <w:lvl w:ilvl="0">
      <w:start w:val="3"/>
      <w:numFmt w:val="decimal"/>
      <w:lvlText w:val="%1"/>
      <w:lvlJc w:val="left"/>
      <w:pPr>
        <w:ind w:left="360" w:hanging="360"/>
      </w:pPr>
      <w:rPr>
        <w:b/>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nsid w:val="37544629"/>
    <w:multiLevelType w:val="multilevel"/>
    <w:tmpl w:val="8946BB50"/>
    <w:styleLink w:val="RTFNum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3600" w:hanging="360"/>
      </w:pPr>
    </w:lvl>
  </w:abstractNum>
  <w:abstractNum w:abstractNumId="28">
    <w:nsid w:val="38D61E52"/>
    <w:multiLevelType w:val="multilevel"/>
    <w:tmpl w:val="C77C9B7A"/>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29">
    <w:nsid w:val="39E00D1E"/>
    <w:multiLevelType w:val="multilevel"/>
    <w:tmpl w:val="C0B2F49E"/>
    <w:lvl w:ilvl="0">
      <w:start w:val="1"/>
      <w:numFmt w:val="bullet"/>
      <w:lvlText w:val=""/>
      <w:lvlJc w:val="left"/>
      <w:pPr>
        <w:ind w:left="720" w:hanging="360"/>
      </w:pPr>
      <w:rPr>
        <w:rFonts w:ascii="Symbol" w:hAnsi="Symbol" w:hint="default"/>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30">
    <w:nsid w:val="3CC62668"/>
    <w:multiLevelType w:val="multilevel"/>
    <w:tmpl w:val="5D14521E"/>
    <w:styleLink w:val="WW8Num29"/>
    <w:lvl w:ilvl="0">
      <w:start w:val="1"/>
      <w:numFmt w:val="lowerLetter"/>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nsid w:val="430A219D"/>
    <w:multiLevelType w:val="multilevel"/>
    <w:tmpl w:val="735AC2FA"/>
    <w:styleLink w:val="WW8Num18"/>
    <w:lvl w:ilvl="0">
      <w:start w:val="1"/>
      <w:numFmt w:val="lowerLetter"/>
      <w:lvlText w:val="%1)"/>
      <w:lvlJc w:val="left"/>
      <w:pPr>
        <w:ind w:left="1065"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nsid w:val="4314240A"/>
    <w:multiLevelType w:val="multilevel"/>
    <w:tmpl w:val="762279AA"/>
    <w:styleLink w:val="WW8Num19"/>
    <w:lvl w:ilvl="0">
      <w:start w:val="1"/>
      <w:numFmt w:val="lowerLetter"/>
      <w:lvlText w:val="%1)"/>
      <w:lvlJc w:val="left"/>
      <w:pPr>
        <w:ind w:left="1065"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nsid w:val="464D2FC2"/>
    <w:multiLevelType w:val="multilevel"/>
    <w:tmpl w:val="9F483732"/>
    <w:styleLink w:val="WW8Num27"/>
    <w:lvl w:ilvl="0">
      <w:start w:val="1"/>
      <w:numFmt w:val="decimal"/>
      <w:lvlText w:val="%1)"/>
      <w:lvlJc w:val="left"/>
      <w:pPr>
        <w:ind w:left="1065"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nsid w:val="46737513"/>
    <w:multiLevelType w:val="multilevel"/>
    <w:tmpl w:val="4386C494"/>
    <w:styleLink w:val="WW8Num9"/>
    <w:lvl w:ilvl="0">
      <w:start w:val="5"/>
      <w:numFmt w:val="decimal"/>
      <w:lvlText w:val="%1-"/>
      <w:lvlJc w:val="left"/>
      <w:pPr>
        <w:ind w:left="360" w:hanging="360"/>
      </w:pPr>
      <w:rPr>
        <w:rFonts w:ascii="Arial" w:hAnsi="Arial"/>
        <w:b/>
        <w:sz w:val="2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
    <w:nsid w:val="48041413"/>
    <w:multiLevelType w:val="multilevel"/>
    <w:tmpl w:val="89DC546C"/>
    <w:lvl w:ilvl="0">
      <w:numFmt w:val="bullet"/>
      <w:lvlText w:val="●"/>
      <w:lvlJc w:val="left"/>
      <w:pPr>
        <w:ind w:left="770" w:hanging="360"/>
      </w:pPr>
      <w:rPr>
        <w:rFonts w:ascii="StarSymbol" w:eastAsia="StarSymbol" w:hAnsi="StarSymbol" w:cs="StarSymbol"/>
        <w:sz w:val="18"/>
        <w:szCs w:val="18"/>
      </w:rPr>
    </w:lvl>
    <w:lvl w:ilvl="1">
      <w:numFmt w:val="bullet"/>
      <w:lvlText w:val="○"/>
      <w:lvlJc w:val="left"/>
      <w:pPr>
        <w:ind w:left="1490" w:hanging="360"/>
      </w:pPr>
      <w:rPr>
        <w:rFonts w:ascii="StarSymbol" w:eastAsia="StarSymbol" w:hAnsi="StarSymbol" w:cs="StarSymbol"/>
        <w:sz w:val="18"/>
        <w:szCs w:val="18"/>
      </w:rPr>
    </w:lvl>
    <w:lvl w:ilvl="2">
      <w:numFmt w:val="bullet"/>
      <w:lvlText w:val="■"/>
      <w:lvlJc w:val="left"/>
      <w:pPr>
        <w:ind w:left="2210" w:hanging="360"/>
      </w:pPr>
      <w:rPr>
        <w:rFonts w:ascii="StarSymbol" w:eastAsia="StarSymbol" w:hAnsi="StarSymbol" w:cs="StarSymbol"/>
        <w:sz w:val="18"/>
        <w:szCs w:val="18"/>
      </w:rPr>
    </w:lvl>
    <w:lvl w:ilvl="3">
      <w:numFmt w:val="bullet"/>
      <w:lvlText w:val="●"/>
      <w:lvlJc w:val="left"/>
      <w:pPr>
        <w:ind w:left="2930" w:hanging="360"/>
      </w:pPr>
      <w:rPr>
        <w:rFonts w:ascii="StarSymbol" w:eastAsia="StarSymbol" w:hAnsi="StarSymbol" w:cs="StarSymbol"/>
        <w:sz w:val="18"/>
        <w:szCs w:val="18"/>
      </w:rPr>
    </w:lvl>
    <w:lvl w:ilvl="4">
      <w:numFmt w:val="bullet"/>
      <w:lvlText w:val="○"/>
      <w:lvlJc w:val="left"/>
      <w:pPr>
        <w:ind w:left="3650" w:hanging="360"/>
      </w:pPr>
      <w:rPr>
        <w:rFonts w:ascii="StarSymbol" w:eastAsia="StarSymbol" w:hAnsi="StarSymbol" w:cs="StarSymbol"/>
        <w:sz w:val="18"/>
        <w:szCs w:val="18"/>
      </w:rPr>
    </w:lvl>
    <w:lvl w:ilvl="5">
      <w:numFmt w:val="bullet"/>
      <w:lvlText w:val="■"/>
      <w:lvlJc w:val="left"/>
      <w:pPr>
        <w:ind w:left="4370" w:hanging="360"/>
      </w:pPr>
      <w:rPr>
        <w:rFonts w:ascii="StarSymbol" w:eastAsia="StarSymbol" w:hAnsi="StarSymbol" w:cs="StarSymbol"/>
        <w:sz w:val="18"/>
        <w:szCs w:val="18"/>
      </w:rPr>
    </w:lvl>
    <w:lvl w:ilvl="6">
      <w:numFmt w:val="bullet"/>
      <w:lvlText w:val="●"/>
      <w:lvlJc w:val="left"/>
      <w:pPr>
        <w:ind w:left="5090" w:hanging="360"/>
      </w:pPr>
      <w:rPr>
        <w:rFonts w:ascii="StarSymbol" w:eastAsia="StarSymbol" w:hAnsi="StarSymbol" w:cs="StarSymbol"/>
        <w:sz w:val="18"/>
        <w:szCs w:val="18"/>
      </w:rPr>
    </w:lvl>
    <w:lvl w:ilvl="7">
      <w:numFmt w:val="bullet"/>
      <w:lvlText w:val="○"/>
      <w:lvlJc w:val="left"/>
      <w:pPr>
        <w:ind w:left="5810" w:hanging="360"/>
      </w:pPr>
      <w:rPr>
        <w:rFonts w:ascii="StarSymbol" w:eastAsia="StarSymbol" w:hAnsi="StarSymbol" w:cs="StarSymbol"/>
        <w:sz w:val="18"/>
        <w:szCs w:val="18"/>
      </w:rPr>
    </w:lvl>
    <w:lvl w:ilvl="8">
      <w:numFmt w:val="bullet"/>
      <w:lvlText w:val="■"/>
      <w:lvlJc w:val="left"/>
      <w:pPr>
        <w:ind w:left="6530" w:hanging="360"/>
      </w:pPr>
      <w:rPr>
        <w:rFonts w:ascii="StarSymbol" w:eastAsia="StarSymbol" w:hAnsi="StarSymbol" w:cs="StarSymbol"/>
        <w:sz w:val="18"/>
        <w:szCs w:val="18"/>
      </w:rPr>
    </w:lvl>
  </w:abstractNum>
  <w:abstractNum w:abstractNumId="36">
    <w:nsid w:val="49C6771C"/>
    <w:multiLevelType w:val="hybridMultilevel"/>
    <w:tmpl w:val="919EC97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7">
    <w:nsid w:val="4AD637D1"/>
    <w:multiLevelType w:val="multilevel"/>
    <w:tmpl w:val="F60CD1D8"/>
    <w:lvl w:ilvl="0">
      <w:numFmt w:val="bullet"/>
      <w:lvlText w:val="●"/>
      <w:lvlJc w:val="left"/>
      <w:pPr>
        <w:ind w:left="709" w:hanging="360"/>
      </w:pPr>
      <w:rPr>
        <w:rFonts w:ascii="StarSymbol" w:eastAsia="StarSymbol" w:hAnsi="StarSymbol" w:cs="StarSymbol"/>
        <w:sz w:val="18"/>
        <w:szCs w:val="18"/>
      </w:rPr>
    </w:lvl>
    <w:lvl w:ilvl="1">
      <w:numFmt w:val="bullet"/>
      <w:lvlText w:val="○"/>
      <w:lvlJc w:val="left"/>
      <w:pPr>
        <w:ind w:left="1429" w:hanging="360"/>
      </w:pPr>
      <w:rPr>
        <w:rFonts w:ascii="StarSymbol" w:eastAsia="StarSymbol" w:hAnsi="StarSymbol" w:cs="StarSymbol"/>
        <w:sz w:val="18"/>
        <w:szCs w:val="18"/>
      </w:rPr>
    </w:lvl>
    <w:lvl w:ilvl="2">
      <w:numFmt w:val="bullet"/>
      <w:lvlText w:val="■"/>
      <w:lvlJc w:val="left"/>
      <w:pPr>
        <w:ind w:left="2149" w:hanging="360"/>
      </w:pPr>
      <w:rPr>
        <w:rFonts w:ascii="StarSymbol" w:eastAsia="StarSymbol" w:hAnsi="StarSymbol" w:cs="StarSymbol"/>
        <w:sz w:val="18"/>
        <w:szCs w:val="18"/>
      </w:rPr>
    </w:lvl>
    <w:lvl w:ilvl="3">
      <w:numFmt w:val="bullet"/>
      <w:lvlText w:val="●"/>
      <w:lvlJc w:val="left"/>
      <w:pPr>
        <w:ind w:left="2869" w:hanging="360"/>
      </w:pPr>
      <w:rPr>
        <w:rFonts w:ascii="StarSymbol" w:eastAsia="StarSymbol" w:hAnsi="StarSymbol" w:cs="StarSymbol"/>
        <w:sz w:val="18"/>
        <w:szCs w:val="18"/>
      </w:rPr>
    </w:lvl>
    <w:lvl w:ilvl="4">
      <w:numFmt w:val="bullet"/>
      <w:lvlText w:val="○"/>
      <w:lvlJc w:val="left"/>
      <w:pPr>
        <w:ind w:left="3589" w:hanging="360"/>
      </w:pPr>
      <w:rPr>
        <w:rFonts w:ascii="StarSymbol" w:eastAsia="StarSymbol" w:hAnsi="StarSymbol" w:cs="StarSymbol"/>
        <w:sz w:val="18"/>
        <w:szCs w:val="18"/>
      </w:rPr>
    </w:lvl>
    <w:lvl w:ilvl="5">
      <w:numFmt w:val="bullet"/>
      <w:lvlText w:val="■"/>
      <w:lvlJc w:val="left"/>
      <w:pPr>
        <w:ind w:left="4309" w:hanging="360"/>
      </w:pPr>
      <w:rPr>
        <w:rFonts w:ascii="StarSymbol" w:eastAsia="StarSymbol" w:hAnsi="StarSymbol" w:cs="StarSymbol"/>
        <w:sz w:val="18"/>
        <w:szCs w:val="18"/>
      </w:rPr>
    </w:lvl>
    <w:lvl w:ilvl="6">
      <w:numFmt w:val="bullet"/>
      <w:lvlText w:val="●"/>
      <w:lvlJc w:val="left"/>
      <w:pPr>
        <w:ind w:left="5029" w:hanging="360"/>
      </w:pPr>
      <w:rPr>
        <w:rFonts w:ascii="StarSymbol" w:eastAsia="StarSymbol" w:hAnsi="StarSymbol" w:cs="StarSymbol"/>
        <w:sz w:val="18"/>
        <w:szCs w:val="18"/>
      </w:rPr>
    </w:lvl>
    <w:lvl w:ilvl="7">
      <w:numFmt w:val="bullet"/>
      <w:lvlText w:val="○"/>
      <w:lvlJc w:val="left"/>
      <w:pPr>
        <w:ind w:left="5749" w:hanging="360"/>
      </w:pPr>
      <w:rPr>
        <w:rFonts w:ascii="StarSymbol" w:eastAsia="StarSymbol" w:hAnsi="StarSymbol" w:cs="StarSymbol"/>
        <w:sz w:val="18"/>
        <w:szCs w:val="18"/>
      </w:rPr>
    </w:lvl>
    <w:lvl w:ilvl="8">
      <w:numFmt w:val="bullet"/>
      <w:lvlText w:val="■"/>
      <w:lvlJc w:val="left"/>
      <w:pPr>
        <w:ind w:left="6469" w:hanging="360"/>
      </w:pPr>
      <w:rPr>
        <w:rFonts w:ascii="StarSymbol" w:eastAsia="StarSymbol" w:hAnsi="StarSymbol" w:cs="StarSymbol"/>
        <w:sz w:val="18"/>
        <w:szCs w:val="18"/>
      </w:rPr>
    </w:lvl>
  </w:abstractNum>
  <w:abstractNum w:abstractNumId="38">
    <w:nsid w:val="4F5F2B8E"/>
    <w:multiLevelType w:val="multilevel"/>
    <w:tmpl w:val="43628FDC"/>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39">
    <w:nsid w:val="50603E7D"/>
    <w:multiLevelType w:val="multilevel"/>
    <w:tmpl w:val="1CAC6F2C"/>
    <w:styleLink w:val="WW8Num4"/>
    <w:lvl w:ilvl="0">
      <w:start w:val="2"/>
      <w:numFmt w:val="decimal"/>
      <w:lvlText w:val="%1"/>
      <w:lvlJc w:val="left"/>
      <w:pPr>
        <w:ind w:left="600" w:hanging="600"/>
      </w:pPr>
    </w:lvl>
    <w:lvl w:ilvl="1">
      <w:start w:val="2"/>
      <w:numFmt w:val="decimal"/>
      <w:lvlText w:val="%1.%2"/>
      <w:lvlJc w:val="left"/>
      <w:pPr>
        <w:ind w:left="952" w:hanging="600"/>
      </w:pPr>
    </w:lvl>
    <w:lvl w:ilvl="2">
      <w:start w:val="3"/>
      <w:numFmt w:val="decimal"/>
      <w:lvlText w:val="%1.%2.%3"/>
      <w:lvlJc w:val="left"/>
      <w:pPr>
        <w:ind w:left="1424" w:hanging="720"/>
      </w:pPr>
    </w:lvl>
    <w:lvl w:ilvl="3">
      <w:start w:val="1"/>
      <w:numFmt w:val="decimal"/>
      <w:lvlText w:val="%1.%2.%3.%4"/>
      <w:lvlJc w:val="left"/>
      <w:pPr>
        <w:ind w:left="1776" w:hanging="720"/>
      </w:pPr>
    </w:lvl>
    <w:lvl w:ilvl="4">
      <w:start w:val="1"/>
      <w:numFmt w:val="decimal"/>
      <w:lvlText w:val="%1.%2.%3.%4.%5"/>
      <w:lvlJc w:val="left"/>
      <w:pPr>
        <w:ind w:left="2488" w:hanging="1080"/>
      </w:pPr>
    </w:lvl>
    <w:lvl w:ilvl="5">
      <w:start w:val="1"/>
      <w:numFmt w:val="decimal"/>
      <w:lvlText w:val="%1.%2.%3.%4.%5.%6"/>
      <w:lvlJc w:val="left"/>
      <w:pPr>
        <w:ind w:left="2840" w:hanging="1080"/>
      </w:pPr>
    </w:lvl>
    <w:lvl w:ilvl="6">
      <w:start w:val="1"/>
      <w:numFmt w:val="decimal"/>
      <w:lvlText w:val="%1.%2.%3.%4.%5.%6.%7"/>
      <w:lvlJc w:val="left"/>
      <w:pPr>
        <w:ind w:left="3552" w:hanging="1440"/>
      </w:pPr>
    </w:lvl>
    <w:lvl w:ilvl="7">
      <w:start w:val="1"/>
      <w:numFmt w:val="decimal"/>
      <w:lvlText w:val="%1.%2.%3.%4.%5.%6.%7.%8"/>
      <w:lvlJc w:val="left"/>
      <w:pPr>
        <w:ind w:left="3904" w:hanging="1440"/>
      </w:pPr>
    </w:lvl>
    <w:lvl w:ilvl="8">
      <w:start w:val="1"/>
      <w:numFmt w:val="decimal"/>
      <w:lvlText w:val="%1.%2.%3.%4.%5.%6.%7.%8.%9"/>
      <w:lvlJc w:val="left"/>
      <w:pPr>
        <w:ind w:left="4616" w:hanging="1800"/>
      </w:pPr>
    </w:lvl>
  </w:abstractNum>
  <w:abstractNum w:abstractNumId="40">
    <w:nsid w:val="51EE546C"/>
    <w:multiLevelType w:val="multilevel"/>
    <w:tmpl w:val="175C9C8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1">
    <w:nsid w:val="55487BDF"/>
    <w:multiLevelType w:val="hybridMultilevel"/>
    <w:tmpl w:val="F6C4514E"/>
    <w:lvl w:ilvl="0" w:tplc="04160001">
      <w:start w:val="1"/>
      <w:numFmt w:val="bullet"/>
      <w:lvlText w:val=""/>
      <w:lvlJc w:val="left"/>
      <w:pPr>
        <w:ind w:left="1130" w:hanging="360"/>
      </w:pPr>
      <w:rPr>
        <w:rFonts w:ascii="Symbol" w:hAnsi="Symbol" w:hint="default"/>
      </w:rPr>
    </w:lvl>
    <w:lvl w:ilvl="1" w:tplc="04160003" w:tentative="1">
      <w:start w:val="1"/>
      <w:numFmt w:val="bullet"/>
      <w:lvlText w:val="o"/>
      <w:lvlJc w:val="left"/>
      <w:pPr>
        <w:ind w:left="1850" w:hanging="360"/>
      </w:pPr>
      <w:rPr>
        <w:rFonts w:ascii="Courier New" w:hAnsi="Courier New" w:cs="Courier New" w:hint="default"/>
      </w:rPr>
    </w:lvl>
    <w:lvl w:ilvl="2" w:tplc="04160005" w:tentative="1">
      <w:start w:val="1"/>
      <w:numFmt w:val="bullet"/>
      <w:lvlText w:val=""/>
      <w:lvlJc w:val="left"/>
      <w:pPr>
        <w:ind w:left="2570" w:hanging="360"/>
      </w:pPr>
      <w:rPr>
        <w:rFonts w:ascii="Wingdings" w:hAnsi="Wingdings" w:hint="default"/>
      </w:rPr>
    </w:lvl>
    <w:lvl w:ilvl="3" w:tplc="04160001" w:tentative="1">
      <w:start w:val="1"/>
      <w:numFmt w:val="bullet"/>
      <w:lvlText w:val=""/>
      <w:lvlJc w:val="left"/>
      <w:pPr>
        <w:ind w:left="3290" w:hanging="360"/>
      </w:pPr>
      <w:rPr>
        <w:rFonts w:ascii="Symbol" w:hAnsi="Symbol" w:hint="default"/>
      </w:rPr>
    </w:lvl>
    <w:lvl w:ilvl="4" w:tplc="04160003" w:tentative="1">
      <w:start w:val="1"/>
      <w:numFmt w:val="bullet"/>
      <w:lvlText w:val="o"/>
      <w:lvlJc w:val="left"/>
      <w:pPr>
        <w:ind w:left="4010" w:hanging="360"/>
      </w:pPr>
      <w:rPr>
        <w:rFonts w:ascii="Courier New" w:hAnsi="Courier New" w:cs="Courier New" w:hint="default"/>
      </w:rPr>
    </w:lvl>
    <w:lvl w:ilvl="5" w:tplc="04160005" w:tentative="1">
      <w:start w:val="1"/>
      <w:numFmt w:val="bullet"/>
      <w:lvlText w:val=""/>
      <w:lvlJc w:val="left"/>
      <w:pPr>
        <w:ind w:left="4730" w:hanging="360"/>
      </w:pPr>
      <w:rPr>
        <w:rFonts w:ascii="Wingdings" w:hAnsi="Wingdings" w:hint="default"/>
      </w:rPr>
    </w:lvl>
    <w:lvl w:ilvl="6" w:tplc="04160001" w:tentative="1">
      <w:start w:val="1"/>
      <w:numFmt w:val="bullet"/>
      <w:lvlText w:val=""/>
      <w:lvlJc w:val="left"/>
      <w:pPr>
        <w:ind w:left="5450" w:hanging="360"/>
      </w:pPr>
      <w:rPr>
        <w:rFonts w:ascii="Symbol" w:hAnsi="Symbol" w:hint="default"/>
      </w:rPr>
    </w:lvl>
    <w:lvl w:ilvl="7" w:tplc="04160003" w:tentative="1">
      <w:start w:val="1"/>
      <w:numFmt w:val="bullet"/>
      <w:lvlText w:val="o"/>
      <w:lvlJc w:val="left"/>
      <w:pPr>
        <w:ind w:left="6170" w:hanging="360"/>
      </w:pPr>
      <w:rPr>
        <w:rFonts w:ascii="Courier New" w:hAnsi="Courier New" w:cs="Courier New" w:hint="default"/>
      </w:rPr>
    </w:lvl>
    <w:lvl w:ilvl="8" w:tplc="04160005" w:tentative="1">
      <w:start w:val="1"/>
      <w:numFmt w:val="bullet"/>
      <w:lvlText w:val=""/>
      <w:lvlJc w:val="left"/>
      <w:pPr>
        <w:ind w:left="6890" w:hanging="360"/>
      </w:pPr>
      <w:rPr>
        <w:rFonts w:ascii="Wingdings" w:hAnsi="Wingdings" w:hint="default"/>
      </w:rPr>
    </w:lvl>
  </w:abstractNum>
  <w:abstractNum w:abstractNumId="42">
    <w:nsid w:val="56885935"/>
    <w:multiLevelType w:val="multilevel"/>
    <w:tmpl w:val="22047102"/>
    <w:lvl w:ilvl="0">
      <w:numFmt w:val="bullet"/>
      <w:lvlText w:val="–"/>
      <w:lvlJc w:val="left"/>
      <w:pPr>
        <w:ind w:left="360" w:hanging="360"/>
      </w:pPr>
      <w:rPr>
        <w:rFonts w:ascii="StarSymbol" w:eastAsia="StarSymbol" w:hAnsi="StarSymbol" w:cs="StarSymbol"/>
        <w:sz w:val="18"/>
        <w:szCs w:val="18"/>
      </w:rPr>
    </w:lvl>
    <w:lvl w:ilvl="1">
      <w:numFmt w:val="bullet"/>
      <w:lvlText w:val="–"/>
      <w:lvlJc w:val="left"/>
      <w:pPr>
        <w:ind w:left="720" w:hanging="360"/>
      </w:pPr>
      <w:rPr>
        <w:rFonts w:ascii="StarSymbol" w:eastAsia="StarSymbol" w:hAnsi="StarSymbol" w:cs="StarSymbol"/>
        <w:sz w:val="18"/>
        <w:szCs w:val="18"/>
      </w:rPr>
    </w:lvl>
    <w:lvl w:ilvl="2">
      <w:numFmt w:val="bullet"/>
      <w:lvlText w:val="–"/>
      <w:lvlJc w:val="left"/>
      <w:pPr>
        <w:ind w:left="1080" w:hanging="360"/>
      </w:pPr>
      <w:rPr>
        <w:rFonts w:ascii="StarSymbol" w:eastAsia="StarSymbol" w:hAnsi="StarSymbol" w:cs="StarSymbol"/>
        <w:sz w:val="18"/>
        <w:szCs w:val="18"/>
      </w:rPr>
    </w:lvl>
    <w:lvl w:ilvl="3">
      <w:numFmt w:val="bullet"/>
      <w:lvlText w:val="–"/>
      <w:lvlJc w:val="left"/>
      <w:pPr>
        <w:ind w:left="1440" w:hanging="360"/>
      </w:pPr>
      <w:rPr>
        <w:rFonts w:ascii="StarSymbol" w:eastAsia="StarSymbol" w:hAnsi="StarSymbol" w:cs="StarSymbol"/>
        <w:sz w:val="18"/>
        <w:szCs w:val="18"/>
      </w:rPr>
    </w:lvl>
    <w:lvl w:ilvl="4">
      <w:numFmt w:val="bullet"/>
      <w:lvlText w:val="–"/>
      <w:lvlJc w:val="left"/>
      <w:pPr>
        <w:ind w:left="1800" w:hanging="360"/>
      </w:pPr>
      <w:rPr>
        <w:rFonts w:ascii="StarSymbol" w:eastAsia="StarSymbol" w:hAnsi="StarSymbol" w:cs="StarSymbol"/>
        <w:sz w:val="18"/>
        <w:szCs w:val="18"/>
      </w:rPr>
    </w:lvl>
    <w:lvl w:ilvl="5">
      <w:numFmt w:val="bullet"/>
      <w:lvlText w:val="–"/>
      <w:lvlJc w:val="left"/>
      <w:pPr>
        <w:ind w:left="2160" w:hanging="360"/>
      </w:pPr>
      <w:rPr>
        <w:rFonts w:ascii="StarSymbol" w:eastAsia="StarSymbol" w:hAnsi="StarSymbol" w:cs="StarSymbol"/>
        <w:sz w:val="18"/>
        <w:szCs w:val="18"/>
      </w:rPr>
    </w:lvl>
    <w:lvl w:ilvl="6">
      <w:numFmt w:val="bullet"/>
      <w:lvlText w:val="–"/>
      <w:lvlJc w:val="left"/>
      <w:pPr>
        <w:ind w:left="2520" w:hanging="360"/>
      </w:pPr>
      <w:rPr>
        <w:rFonts w:ascii="StarSymbol" w:eastAsia="StarSymbol" w:hAnsi="StarSymbol" w:cs="StarSymbol"/>
        <w:sz w:val="18"/>
        <w:szCs w:val="18"/>
      </w:rPr>
    </w:lvl>
    <w:lvl w:ilvl="7">
      <w:numFmt w:val="bullet"/>
      <w:lvlText w:val="–"/>
      <w:lvlJc w:val="left"/>
      <w:pPr>
        <w:ind w:left="2880" w:hanging="360"/>
      </w:pPr>
      <w:rPr>
        <w:rFonts w:ascii="StarSymbol" w:eastAsia="StarSymbol" w:hAnsi="StarSymbol" w:cs="StarSymbol"/>
        <w:sz w:val="18"/>
        <w:szCs w:val="18"/>
      </w:rPr>
    </w:lvl>
    <w:lvl w:ilvl="8">
      <w:numFmt w:val="bullet"/>
      <w:lvlText w:val="–"/>
      <w:lvlJc w:val="left"/>
      <w:pPr>
        <w:ind w:left="3240" w:hanging="360"/>
      </w:pPr>
      <w:rPr>
        <w:rFonts w:ascii="StarSymbol" w:eastAsia="StarSymbol" w:hAnsi="StarSymbol" w:cs="StarSymbol"/>
        <w:sz w:val="18"/>
        <w:szCs w:val="18"/>
      </w:rPr>
    </w:lvl>
  </w:abstractNum>
  <w:abstractNum w:abstractNumId="43">
    <w:nsid w:val="581D071F"/>
    <w:multiLevelType w:val="hybridMultilevel"/>
    <w:tmpl w:val="B55AF0E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4">
    <w:nsid w:val="58EB06F2"/>
    <w:multiLevelType w:val="multilevel"/>
    <w:tmpl w:val="43F0C538"/>
    <w:styleLink w:val="WW8Num24"/>
    <w:lvl w:ilvl="0">
      <w:numFmt w:val="bullet"/>
      <w:lvlText w:val=""/>
      <w:lvlJc w:val="left"/>
      <w:pPr>
        <w:ind w:left="113" w:hanging="113"/>
      </w:pPr>
      <w:rPr>
        <w:rFonts w:ascii="Symbol" w:hAnsi="Symbol"/>
        <w:sz w:val="16"/>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
    <w:nsid w:val="59E61850"/>
    <w:multiLevelType w:val="hybridMultilevel"/>
    <w:tmpl w:val="C636AA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5A134DD1"/>
    <w:multiLevelType w:val="multilevel"/>
    <w:tmpl w:val="3072F0D4"/>
    <w:styleLink w:val="WW8Num17"/>
    <w:lvl w:ilvl="0">
      <w:numFmt w:val="bullet"/>
      <w:lvlText w:val=""/>
      <w:lvlJc w:val="left"/>
      <w:pPr>
        <w:ind w:left="57" w:firstLine="0"/>
      </w:pPr>
      <w:rPr>
        <w:rFonts w:ascii="Symbol" w:hAnsi="Symbol"/>
        <w:sz w:val="16"/>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
    <w:nsid w:val="5D2649FC"/>
    <w:multiLevelType w:val="multilevel"/>
    <w:tmpl w:val="2DD80BF8"/>
    <w:styleLink w:val="WW8Num30"/>
    <w:lvl w:ilvl="0">
      <w:numFmt w:val="bullet"/>
      <w:lvlText w:val=""/>
      <w:lvlJc w:val="left"/>
      <w:pPr>
        <w:ind w:left="57" w:firstLine="0"/>
      </w:pPr>
      <w:rPr>
        <w:rFonts w:ascii="Symbol" w:hAnsi="Symbol"/>
        <w:sz w:val="16"/>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
    <w:nsid w:val="5DCF225C"/>
    <w:multiLevelType w:val="hybridMultilevel"/>
    <w:tmpl w:val="C2E6ACF4"/>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9">
    <w:nsid w:val="5E552E2F"/>
    <w:multiLevelType w:val="multilevel"/>
    <w:tmpl w:val="188E5A38"/>
    <w:styleLink w:val="WW8Num23"/>
    <w:lvl w:ilvl="0">
      <w:start w:val="1"/>
      <w:numFmt w:val="decimal"/>
      <w:lvlText w:val="%1)"/>
      <w:lvlJc w:val="left"/>
      <w:pPr>
        <w:ind w:left="1155"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nsid w:val="5F1F6932"/>
    <w:multiLevelType w:val="multilevel"/>
    <w:tmpl w:val="F3908C90"/>
    <w:lvl w:ilvl="0">
      <w:start w:val="1"/>
      <w:numFmt w:val="bullet"/>
      <w:lvlText w:val=""/>
      <w:lvlJc w:val="left"/>
      <w:pPr>
        <w:ind w:left="360" w:hanging="360"/>
      </w:pPr>
      <w:rPr>
        <w:rFonts w:ascii="Symbol" w:hAnsi="Symbol" w:hint="default"/>
        <w:sz w:val="18"/>
        <w:szCs w:val="18"/>
      </w:rPr>
    </w:lvl>
    <w:lvl w:ilvl="1">
      <w:numFmt w:val="bullet"/>
      <w:lvlText w:val="–"/>
      <w:lvlJc w:val="left"/>
      <w:pPr>
        <w:ind w:left="720" w:hanging="360"/>
      </w:pPr>
      <w:rPr>
        <w:rFonts w:ascii="StarSymbol" w:eastAsia="StarSymbol" w:hAnsi="StarSymbol" w:cs="StarSymbol"/>
        <w:sz w:val="18"/>
        <w:szCs w:val="18"/>
      </w:rPr>
    </w:lvl>
    <w:lvl w:ilvl="2">
      <w:numFmt w:val="bullet"/>
      <w:lvlText w:val="–"/>
      <w:lvlJc w:val="left"/>
      <w:pPr>
        <w:ind w:left="1080" w:hanging="360"/>
      </w:pPr>
      <w:rPr>
        <w:rFonts w:ascii="StarSymbol" w:eastAsia="StarSymbol" w:hAnsi="StarSymbol" w:cs="StarSymbol"/>
        <w:sz w:val="18"/>
        <w:szCs w:val="18"/>
      </w:rPr>
    </w:lvl>
    <w:lvl w:ilvl="3">
      <w:numFmt w:val="bullet"/>
      <w:lvlText w:val="–"/>
      <w:lvlJc w:val="left"/>
      <w:pPr>
        <w:ind w:left="1440" w:hanging="360"/>
      </w:pPr>
      <w:rPr>
        <w:rFonts w:ascii="StarSymbol" w:eastAsia="StarSymbol" w:hAnsi="StarSymbol" w:cs="StarSymbol"/>
        <w:sz w:val="18"/>
        <w:szCs w:val="18"/>
      </w:rPr>
    </w:lvl>
    <w:lvl w:ilvl="4">
      <w:numFmt w:val="bullet"/>
      <w:lvlText w:val="–"/>
      <w:lvlJc w:val="left"/>
      <w:pPr>
        <w:ind w:left="1800" w:hanging="360"/>
      </w:pPr>
      <w:rPr>
        <w:rFonts w:ascii="StarSymbol" w:eastAsia="StarSymbol" w:hAnsi="StarSymbol" w:cs="StarSymbol"/>
        <w:sz w:val="18"/>
        <w:szCs w:val="18"/>
      </w:rPr>
    </w:lvl>
    <w:lvl w:ilvl="5">
      <w:numFmt w:val="bullet"/>
      <w:lvlText w:val="–"/>
      <w:lvlJc w:val="left"/>
      <w:pPr>
        <w:ind w:left="2160" w:hanging="360"/>
      </w:pPr>
      <w:rPr>
        <w:rFonts w:ascii="StarSymbol" w:eastAsia="StarSymbol" w:hAnsi="StarSymbol" w:cs="StarSymbol"/>
        <w:sz w:val="18"/>
        <w:szCs w:val="18"/>
      </w:rPr>
    </w:lvl>
    <w:lvl w:ilvl="6">
      <w:numFmt w:val="bullet"/>
      <w:lvlText w:val="–"/>
      <w:lvlJc w:val="left"/>
      <w:pPr>
        <w:ind w:left="2520" w:hanging="360"/>
      </w:pPr>
      <w:rPr>
        <w:rFonts w:ascii="StarSymbol" w:eastAsia="StarSymbol" w:hAnsi="StarSymbol" w:cs="StarSymbol"/>
        <w:sz w:val="18"/>
        <w:szCs w:val="18"/>
      </w:rPr>
    </w:lvl>
    <w:lvl w:ilvl="7">
      <w:numFmt w:val="bullet"/>
      <w:lvlText w:val="–"/>
      <w:lvlJc w:val="left"/>
      <w:pPr>
        <w:ind w:left="2880" w:hanging="360"/>
      </w:pPr>
      <w:rPr>
        <w:rFonts w:ascii="StarSymbol" w:eastAsia="StarSymbol" w:hAnsi="StarSymbol" w:cs="StarSymbol"/>
        <w:sz w:val="18"/>
        <w:szCs w:val="18"/>
      </w:rPr>
    </w:lvl>
    <w:lvl w:ilvl="8">
      <w:numFmt w:val="bullet"/>
      <w:lvlText w:val="–"/>
      <w:lvlJc w:val="left"/>
      <w:pPr>
        <w:ind w:left="3240" w:hanging="360"/>
      </w:pPr>
      <w:rPr>
        <w:rFonts w:ascii="StarSymbol" w:eastAsia="StarSymbol" w:hAnsi="StarSymbol" w:cs="StarSymbol"/>
        <w:sz w:val="18"/>
        <w:szCs w:val="18"/>
      </w:rPr>
    </w:lvl>
  </w:abstractNum>
  <w:abstractNum w:abstractNumId="51">
    <w:nsid w:val="63EE73A0"/>
    <w:multiLevelType w:val="multilevel"/>
    <w:tmpl w:val="45400E54"/>
    <w:lvl w:ilvl="0">
      <w:numFmt w:val="bullet"/>
      <w:lvlText w:val="•"/>
      <w:lvlJc w:val="left"/>
      <w:pPr>
        <w:ind w:left="707" w:hanging="283"/>
      </w:pPr>
      <w:rPr>
        <w:rFonts w:ascii="StarSymbol" w:eastAsia="StarSymbol" w:hAnsi="StarSymbol" w:cs="StarSymbol"/>
        <w:sz w:val="18"/>
        <w:szCs w:val="18"/>
      </w:rPr>
    </w:lvl>
    <w:lvl w:ilvl="1">
      <w:numFmt w:val="bullet"/>
      <w:lvlText w:val="•"/>
      <w:lvlJc w:val="left"/>
      <w:pPr>
        <w:ind w:left="1414" w:hanging="283"/>
      </w:pPr>
      <w:rPr>
        <w:rFonts w:ascii="StarSymbol" w:eastAsia="StarSymbol" w:hAnsi="StarSymbol" w:cs="StarSymbol"/>
        <w:sz w:val="18"/>
        <w:szCs w:val="18"/>
      </w:rPr>
    </w:lvl>
    <w:lvl w:ilvl="2">
      <w:numFmt w:val="bullet"/>
      <w:lvlText w:val="•"/>
      <w:lvlJc w:val="left"/>
      <w:pPr>
        <w:ind w:left="2121" w:hanging="283"/>
      </w:pPr>
      <w:rPr>
        <w:rFonts w:ascii="StarSymbol" w:eastAsia="StarSymbol" w:hAnsi="StarSymbol" w:cs="StarSymbol"/>
        <w:sz w:val="18"/>
        <w:szCs w:val="18"/>
      </w:rPr>
    </w:lvl>
    <w:lvl w:ilvl="3">
      <w:numFmt w:val="bullet"/>
      <w:lvlText w:val="•"/>
      <w:lvlJc w:val="left"/>
      <w:pPr>
        <w:ind w:left="2828" w:hanging="283"/>
      </w:pPr>
      <w:rPr>
        <w:rFonts w:ascii="StarSymbol" w:eastAsia="StarSymbol" w:hAnsi="StarSymbol" w:cs="StarSymbol"/>
        <w:sz w:val="18"/>
        <w:szCs w:val="18"/>
      </w:rPr>
    </w:lvl>
    <w:lvl w:ilvl="4">
      <w:numFmt w:val="bullet"/>
      <w:lvlText w:val="•"/>
      <w:lvlJc w:val="left"/>
      <w:pPr>
        <w:ind w:left="3535" w:hanging="283"/>
      </w:pPr>
      <w:rPr>
        <w:rFonts w:ascii="StarSymbol" w:eastAsia="StarSymbol" w:hAnsi="StarSymbol" w:cs="StarSymbol"/>
        <w:sz w:val="18"/>
        <w:szCs w:val="18"/>
      </w:rPr>
    </w:lvl>
    <w:lvl w:ilvl="5">
      <w:numFmt w:val="bullet"/>
      <w:lvlText w:val="•"/>
      <w:lvlJc w:val="left"/>
      <w:pPr>
        <w:ind w:left="4242" w:hanging="283"/>
      </w:pPr>
      <w:rPr>
        <w:rFonts w:ascii="StarSymbol" w:eastAsia="StarSymbol" w:hAnsi="StarSymbol" w:cs="StarSymbol"/>
        <w:sz w:val="18"/>
        <w:szCs w:val="18"/>
      </w:rPr>
    </w:lvl>
    <w:lvl w:ilvl="6">
      <w:numFmt w:val="bullet"/>
      <w:lvlText w:val="•"/>
      <w:lvlJc w:val="left"/>
      <w:pPr>
        <w:ind w:left="4949" w:hanging="283"/>
      </w:pPr>
      <w:rPr>
        <w:rFonts w:ascii="StarSymbol" w:eastAsia="StarSymbol" w:hAnsi="StarSymbol" w:cs="StarSymbol"/>
        <w:sz w:val="18"/>
        <w:szCs w:val="18"/>
      </w:rPr>
    </w:lvl>
    <w:lvl w:ilvl="7">
      <w:numFmt w:val="bullet"/>
      <w:lvlText w:val="•"/>
      <w:lvlJc w:val="left"/>
      <w:pPr>
        <w:ind w:left="5656" w:hanging="283"/>
      </w:pPr>
      <w:rPr>
        <w:rFonts w:ascii="StarSymbol" w:eastAsia="StarSymbol" w:hAnsi="StarSymbol" w:cs="StarSymbol"/>
        <w:sz w:val="18"/>
        <w:szCs w:val="18"/>
      </w:rPr>
    </w:lvl>
    <w:lvl w:ilvl="8">
      <w:numFmt w:val="bullet"/>
      <w:lvlText w:val="•"/>
      <w:lvlJc w:val="left"/>
      <w:pPr>
        <w:ind w:left="6363" w:hanging="283"/>
      </w:pPr>
      <w:rPr>
        <w:rFonts w:ascii="StarSymbol" w:eastAsia="StarSymbol" w:hAnsi="StarSymbol" w:cs="StarSymbol"/>
        <w:sz w:val="18"/>
        <w:szCs w:val="18"/>
      </w:rPr>
    </w:lvl>
  </w:abstractNum>
  <w:abstractNum w:abstractNumId="52">
    <w:nsid w:val="6AF8060F"/>
    <w:multiLevelType w:val="multilevel"/>
    <w:tmpl w:val="2D801154"/>
    <w:styleLink w:val="WW8Num6"/>
    <w:lvl w:ilvl="0">
      <w:numFmt w:val="bullet"/>
      <w:lvlText w:val=""/>
      <w:lvlJc w:val="left"/>
      <w:pPr>
        <w:ind w:left="57" w:firstLine="0"/>
      </w:pPr>
      <w:rPr>
        <w:rFonts w:ascii="Symbol" w:hAnsi="Symbol"/>
        <w:sz w:val="16"/>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3">
    <w:nsid w:val="6B712151"/>
    <w:multiLevelType w:val="multilevel"/>
    <w:tmpl w:val="B3DE03B8"/>
    <w:lvl w:ilvl="0">
      <w:numFmt w:val="bullet"/>
      <w:lvlText w:val="–"/>
      <w:lvlJc w:val="left"/>
      <w:pPr>
        <w:ind w:left="360" w:hanging="360"/>
      </w:pPr>
      <w:rPr>
        <w:rFonts w:ascii="StarSymbol" w:eastAsia="StarSymbol" w:hAnsi="StarSymbol" w:cs="StarSymbol"/>
        <w:sz w:val="18"/>
        <w:szCs w:val="18"/>
      </w:rPr>
    </w:lvl>
    <w:lvl w:ilvl="1">
      <w:numFmt w:val="bullet"/>
      <w:lvlText w:val="–"/>
      <w:lvlJc w:val="left"/>
      <w:pPr>
        <w:ind w:left="720" w:hanging="360"/>
      </w:pPr>
      <w:rPr>
        <w:rFonts w:ascii="StarSymbol" w:eastAsia="StarSymbol" w:hAnsi="StarSymbol" w:cs="StarSymbol"/>
        <w:sz w:val="18"/>
        <w:szCs w:val="18"/>
      </w:rPr>
    </w:lvl>
    <w:lvl w:ilvl="2">
      <w:numFmt w:val="bullet"/>
      <w:lvlText w:val="–"/>
      <w:lvlJc w:val="left"/>
      <w:pPr>
        <w:ind w:left="1080" w:hanging="360"/>
      </w:pPr>
      <w:rPr>
        <w:rFonts w:ascii="StarSymbol" w:eastAsia="StarSymbol" w:hAnsi="StarSymbol" w:cs="StarSymbol"/>
        <w:sz w:val="18"/>
        <w:szCs w:val="18"/>
      </w:rPr>
    </w:lvl>
    <w:lvl w:ilvl="3">
      <w:numFmt w:val="bullet"/>
      <w:lvlText w:val="–"/>
      <w:lvlJc w:val="left"/>
      <w:pPr>
        <w:ind w:left="1440" w:hanging="360"/>
      </w:pPr>
      <w:rPr>
        <w:rFonts w:ascii="StarSymbol" w:eastAsia="StarSymbol" w:hAnsi="StarSymbol" w:cs="StarSymbol"/>
        <w:sz w:val="18"/>
        <w:szCs w:val="18"/>
      </w:rPr>
    </w:lvl>
    <w:lvl w:ilvl="4">
      <w:numFmt w:val="bullet"/>
      <w:lvlText w:val="–"/>
      <w:lvlJc w:val="left"/>
      <w:pPr>
        <w:ind w:left="1800" w:hanging="360"/>
      </w:pPr>
      <w:rPr>
        <w:rFonts w:ascii="StarSymbol" w:eastAsia="StarSymbol" w:hAnsi="StarSymbol" w:cs="StarSymbol"/>
        <w:sz w:val="18"/>
        <w:szCs w:val="18"/>
      </w:rPr>
    </w:lvl>
    <w:lvl w:ilvl="5">
      <w:numFmt w:val="bullet"/>
      <w:lvlText w:val="–"/>
      <w:lvlJc w:val="left"/>
      <w:pPr>
        <w:ind w:left="2160" w:hanging="360"/>
      </w:pPr>
      <w:rPr>
        <w:rFonts w:ascii="StarSymbol" w:eastAsia="StarSymbol" w:hAnsi="StarSymbol" w:cs="StarSymbol"/>
        <w:sz w:val="18"/>
        <w:szCs w:val="18"/>
      </w:rPr>
    </w:lvl>
    <w:lvl w:ilvl="6">
      <w:numFmt w:val="bullet"/>
      <w:lvlText w:val="–"/>
      <w:lvlJc w:val="left"/>
      <w:pPr>
        <w:ind w:left="2520" w:hanging="360"/>
      </w:pPr>
      <w:rPr>
        <w:rFonts w:ascii="StarSymbol" w:eastAsia="StarSymbol" w:hAnsi="StarSymbol" w:cs="StarSymbol"/>
        <w:sz w:val="18"/>
        <w:szCs w:val="18"/>
      </w:rPr>
    </w:lvl>
    <w:lvl w:ilvl="7">
      <w:numFmt w:val="bullet"/>
      <w:lvlText w:val="–"/>
      <w:lvlJc w:val="left"/>
      <w:pPr>
        <w:ind w:left="2880" w:hanging="360"/>
      </w:pPr>
      <w:rPr>
        <w:rFonts w:ascii="StarSymbol" w:eastAsia="StarSymbol" w:hAnsi="StarSymbol" w:cs="StarSymbol"/>
        <w:sz w:val="18"/>
        <w:szCs w:val="18"/>
      </w:rPr>
    </w:lvl>
    <w:lvl w:ilvl="8">
      <w:numFmt w:val="bullet"/>
      <w:lvlText w:val="–"/>
      <w:lvlJc w:val="left"/>
      <w:pPr>
        <w:ind w:left="3240" w:hanging="360"/>
      </w:pPr>
      <w:rPr>
        <w:rFonts w:ascii="StarSymbol" w:eastAsia="StarSymbol" w:hAnsi="StarSymbol" w:cs="StarSymbol"/>
        <w:sz w:val="18"/>
        <w:szCs w:val="18"/>
      </w:rPr>
    </w:lvl>
  </w:abstractNum>
  <w:abstractNum w:abstractNumId="54">
    <w:nsid w:val="6BC95D82"/>
    <w:multiLevelType w:val="multilevel"/>
    <w:tmpl w:val="2A008BE8"/>
    <w:styleLink w:val="WWOutlineListStyle1"/>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5">
    <w:nsid w:val="6BE212E7"/>
    <w:multiLevelType w:val="hybridMultilevel"/>
    <w:tmpl w:val="990C07C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6">
    <w:nsid w:val="6BF56324"/>
    <w:multiLevelType w:val="multilevel"/>
    <w:tmpl w:val="6AFA795A"/>
    <w:styleLink w:val="WW8Num11"/>
    <w:lvl w:ilvl="0">
      <w:start w:val="1"/>
      <w:numFmt w:val="lowerLetter"/>
      <w:lvlText w:val="%1)"/>
      <w:lvlJc w:val="left"/>
      <w:pPr>
        <w:ind w:left="1065"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7">
    <w:nsid w:val="6C16626B"/>
    <w:multiLevelType w:val="hybridMultilevel"/>
    <w:tmpl w:val="93AEE438"/>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8">
    <w:nsid w:val="72685953"/>
    <w:multiLevelType w:val="multilevel"/>
    <w:tmpl w:val="424024E0"/>
    <w:styleLink w:val="WW8Num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lvl>
  </w:abstractNum>
  <w:abstractNum w:abstractNumId="59">
    <w:nsid w:val="73361C33"/>
    <w:multiLevelType w:val="multilevel"/>
    <w:tmpl w:val="7C38DB50"/>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60">
    <w:nsid w:val="73B53E4B"/>
    <w:multiLevelType w:val="multilevel"/>
    <w:tmpl w:val="FD8232FE"/>
    <w:styleLink w:val="WW8Num1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1">
    <w:nsid w:val="747E4C42"/>
    <w:multiLevelType w:val="multilevel"/>
    <w:tmpl w:val="63E4A3E2"/>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62">
    <w:nsid w:val="748C6B72"/>
    <w:multiLevelType w:val="multilevel"/>
    <w:tmpl w:val="672EDD5A"/>
    <w:styleLink w:val="WW8Num28"/>
    <w:lvl w:ilvl="0">
      <w:start w:val="3"/>
      <w:numFmt w:val="lowerLetter"/>
      <w:lvlText w:val="%1)"/>
      <w:lvlJc w:val="left"/>
      <w:pPr>
        <w:ind w:left="1065"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3">
    <w:nsid w:val="761A1BA8"/>
    <w:multiLevelType w:val="multilevel"/>
    <w:tmpl w:val="A998C98A"/>
    <w:lvl w:ilvl="0">
      <w:start w:val="1"/>
      <w:numFmt w:val="bullet"/>
      <w:lvlText w:val=""/>
      <w:lvlJc w:val="left"/>
      <w:pPr>
        <w:ind w:left="360" w:hanging="360"/>
      </w:pPr>
      <w:rPr>
        <w:rFonts w:ascii="Symbol" w:hAnsi="Symbol" w:hint="default"/>
        <w:sz w:val="18"/>
        <w:szCs w:val="18"/>
      </w:rPr>
    </w:lvl>
    <w:lvl w:ilvl="1">
      <w:numFmt w:val="bullet"/>
      <w:lvlText w:val="–"/>
      <w:lvlJc w:val="left"/>
      <w:pPr>
        <w:ind w:left="720" w:hanging="360"/>
      </w:pPr>
      <w:rPr>
        <w:rFonts w:ascii="StarSymbol" w:eastAsia="StarSymbol" w:hAnsi="StarSymbol" w:cs="StarSymbol"/>
        <w:sz w:val="18"/>
        <w:szCs w:val="18"/>
      </w:rPr>
    </w:lvl>
    <w:lvl w:ilvl="2">
      <w:numFmt w:val="bullet"/>
      <w:lvlText w:val="–"/>
      <w:lvlJc w:val="left"/>
      <w:pPr>
        <w:ind w:left="1080" w:hanging="360"/>
      </w:pPr>
      <w:rPr>
        <w:rFonts w:ascii="StarSymbol" w:eastAsia="StarSymbol" w:hAnsi="StarSymbol" w:cs="StarSymbol"/>
        <w:sz w:val="18"/>
        <w:szCs w:val="18"/>
      </w:rPr>
    </w:lvl>
    <w:lvl w:ilvl="3">
      <w:numFmt w:val="bullet"/>
      <w:lvlText w:val="–"/>
      <w:lvlJc w:val="left"/>
      <w:pPr>
        <w:ind w:left="1440" w:hanging="360"/>
      </w:pPr>
      <w:rPr>
        <w:rFonts w:ascii="StarSymbol" w:eastAsia="StarSymbol" w:hAnsi="StarSymbol" w:cs="StarSymbol"/>
        <w:sz w:val="18"/>
        <w:szCs w:val="18"/>
      </w:rPr>
    </w:lvl>
    <w:lvl w:ilvl="4">
      <w:numFmt w:val="bullet"/>
      <w:lvlText w:val="–"/>
      <w:lvlJc w:val="left"/>
      <w:pPr>
        <w:ind w:left="1800" w:hanging="360"/>
      </w:pPr>
      <w:rPr>
        <w:rFonts w:ascii="StarSymbol" w:eastAsia="StarSymbol" w:hAnsi="StarSymbol" w:cs="StarSymbol"/>
        <w:sz w:val="18"/>
        <w:szCs w:val="18"/>
      </w:rPr>
    </w:lvl>
    <w:lvl w:ilvl="5">
      <w:numFmt w:val="bullet"/>
      <w:lvlText w:val="–"/>
      <w:lvlJc w:val="left"/>
      <w:pPr>
        <w:ind w:left="2160" w:hanging="360"/>
      </w:pPr>
      <w:rPr>
        <w:rFonts w:ascii="StarSymbol" w:eastAsia="StarSymbol" w:hAnsi="StarSymbol" w:cs="StarSymbol"/>
        <w:sz w:val="18"/>
        <w:szCs w:val="18"/>
      </w:rPr>
    </w:lvl>
    <w:lvl w:ilvl="6">
      <w:numFmt w:val="bullet"/>
      <w:lvlText w:val="–"/>
      <w:lvlJc w:val="left"/>
      <w:pPr>
        <w:ind w:left="2520" w:hanging="360"/>
      </w:pPr>
      <w:rPr>
        <w:rFonts w:ascii="StarSymbol" w:eastAsia="StarSymbol" w:hAnsi="StarSymbol" w:cs="StarSymbol"/>
        <w:sz w:val="18"/>
        <w:szCs w:val="18"/>
      </w:rPr>
    </w:lvl>
    <w:lvl w:ilvl="7">
      <w:numFmt w:val="bullet"/>
      <w:lvlText w:val="–"/>
      <w:lvlJc w:val="left"/>
      <w:pPr>
        <w:ind w:left="2880" w:hanging="360"/>
      </w:pPr>
      <w:rPr>
        <w:rFonts w:ascii="StarSymbol" w:eastAsia="StarSymbol" w:hAnsi="StarSymbol" w:cs="StarSymbol"/>
        <w:sz w:val="18"/>
        <w:szCs w:val="18"/>
      </w:rPr>
    </w:lvl>
    <w:lvl w:ilvl="8">
      <w:numFmt w:val="bullet"/>
      <w:lvlText w:val="–"/>
      <w:lvlJc w:val="left"/>
      <w:pPr>
        <w:ind w:left="3240" w:hanging="360"/>
      </w:pPr>
      <w:rPr>
        <w:rFonts w:ascii="StarSymbol" w:eastAsia="StarSymbol" w:hAnsi="StarSymbol" w:cs="StarSymbol"/>
        <w:sz w:val="18"/>
        <w:szCs w:val="18"/>
      </w:rPr>
    </w:lvl>
  </w:abstractNum>
  <w:abstractNum w:abstractNumId="64">
    <w:nsid w:val="768A6B13"/>
    <w:multiLevelType w:val="multilevel"/>
    <w:tmpl w:val="27FC68CC"/>
    <w:lvl w:ilvl="0">
      <w:numFmt w:val="bullet"/>
      <w:lvlText w:val="●"/>
      <w:lvlJc w:val="left"/>
      <w:pPr>
        <w:ind w:left="1440" w:hanging="360"/>
      </w:pPr>
      <w:rPr>
        <w:rFonts w:ascii="StarSymbol" w:eastAsia="StarSymbol" w:hAnsi="StarSymbol" w:cs="StarSymbol"/>
        <w:sz w:val="18"/>
        <w:szCs w:val="18"/>
      </w:rPr>
    </w:lvl>
    <w:lvl w:ilvl="1">
      <w:numFmt w:val="bullet"/>
      <w:lvlText w:val="○"/>
      <w:lvlJc w:val="left"/>
      <w:pPr>
        <w:ind w:left="1800" w:hanging="360"/>
      </w:pPr>
      <w:rPr>
        <w:rFonts w:ascii="StarSymbol" w:eastAsia="StarSymbol" w:hAnsi="StarSymbol" w:cs="StarSymbol"/>
        <w:sz w:val="18"/>
        <w:szCs w:val="18"/>
      </w:rPr>
    </w:lvl>
    <w:lvl w:ilvl="2">
      <w:numFmt w:val="bullet"/>
      <w:lvlText w:val="■"/>
      <w:lvlJc w:val="left"/>
      <w:pPr>
        <w:ind w:left="2160" w:hanging="360"/>
      </w:pPr>
      <w:rPr>
        <w:rFonts w:ascii="StarSymbol" w:eastAsia="StarSymbol" w:hAnsi="StarSymbol" w:cs="StarSymbol"/>
        <w:sz w:val="18"/>
        <w:szCs w:val="18"/>
      </w:rPr>
    </w:lvl>
    <w:lvl w:ilvl="3">
      <w:numFmt w:val="bullet"/>
      <w:lvlText w:val="●"/>
      <w:lvlJc w:val="left"/>
      <w:pPr>
        <w:ind w:left="2520" w:hanging="360"/>
      </w:pPr>
      <w:rPr>
        <w:rFonts w:ascii="StarSymbol" w:eastAsia="StarSymbol" w:hAnsi="StarSymbol" w:cs="StarSymbol"/>
        <w:sz w:val="18"/>
        <w:szCs w:val="18"/>
      </w:rPr>
    </w:lvl>
    <w:lvl w:ilvl="4">
      <w:numFmt w:val="bullet"/>
      <w:lvlText w:val="○"/>
      <w:lvlJc w:val="left"/>
      <w:pPr>
        <w:ind w:left="2880" w:hanging="360"/>
      </w:pPr>
      <w:rPr>
        <w:rFonts w:ascii="StarSymbol" w:eastAsia="StarSymbol" w:hAnsi="StarSymbol" w:cs="StarSymbol"/>
        <w:sz w:val="18"/>
        <w:szCs w:val="18"/>
      </w:rPr>
    </w:lvl>
    <w:lvl w:ilvl="5">
      <w:numFmt w:val="bullet"/>
      <w:lvlText w:val="■"/>
      <w:lvlJc w:val="left"/>
      <w:pPr>
        <w:ind w:left="3240" w:hanging="360"/>
      </w:pPr>
      <w:rPr>
        <w:rFonts w:ascii="StarSymbol" w:eastAsia="StarSymbol" w:hAnsi="StarSymbol" w:cs="StarSymbol"/>
        <w:sz w:val="18"/>
        <w:szCs w:val="18"/>
      </w:rPr>
    </w:lvl>
    <w:lvl w:ilvl="6">
      <w:numFmt w:val="bullet"/>
      <w:lvlText w:val="●"/>
      <w:lvlJc w:val="left"/>
      <w:pPr>
        <w:ind w:left="3600" w:hanging="360"/>
      </w:pPr>
      <w:rPr>
        <w:rFonts w:ascii="StarSymbol" w:eastAsia="StarSymbol" w:hAnsi="StarSymbol" w:cs="StarSymbol"/>
        <w:sz w:val="18"/>
        <w:szCs w:val="18"/>
      </w:rPr>
    </w:lvl>
    <w:lvl w:ilvl="7">
      <w:numFmt w:val="bullet"/>
      <w:lvlText w:val="○"/>
      <w:lvlJc w:val="left"/>
      <w:pPr>
        <w:ind w:left="3960" w:hanging="360"/>
      </w:pPr>
      <w:rPr>
        <w:rFonts w:ascii="StarSymbol" w:eastAsia="StarSymbol" w:hAnsi="StarSymbol" w:cs="StarSymbol"/>
        <w:sz w:val="18"/>
        <w:szCs w:val="18"/>
      </w:rPr>
    </w:lvl>
    <w:lvl w:ilvl="8">
      <w:numFmt w:val="bullet"/>
      <w:lvlText w:val="■"/>
      <w:lvlJc w:val="left"/>
      <w:pPr>
        <w:ind w:left="4320" w:hanging="360"/>
      </w:pPr>
      <w:rPr>
        <w:rFonts w:ascii="StarSymbol" w:eastAsia="StarSymbol" w:hAnsi="StarSymbol" w:cs="StarSymbol"/>
        <w:sz w:val="18"/>
        <w:szCs w:val="18"/>
      </w:rPr>
    </w:lvl>
  </w:abstractNum>
  <w:abstractNum w:abstractNumId="65">
    <w:nsid w:val="78262D4D"/>
    <w:multiLevelType w:val="multilevel"/>
    <w:tmpl w:val="60D89DBA"/>
    <w:styleLink w:val="WW8Num14"/>
    <w:lvl w:ilvl="0">
      <w:start w:val="1"/>
      <w:numFmt w:val="lowerLetter"/>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6">
    <w:nsid w:val="78C31284"/>
    <w:multiLevelType w:val="multilevel"/>
    <w:tmpl w:val="FA9E0148"/>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67">
    <w:nsid w:val="7C4A71B0"/>
    <w:multiLevelType w:val="multilevel"/>
    <w:tmpl w:val="724C7222"/>
    <w:styleLink w:val="WW8Num13"/>
    <w:lvl w:ilvl="0">
      <w:start w:val="1"/>
      <w:numFmt w:val="lowerLetter"/>
      <w:lvlText w:val="%1)"/>
      <w:lvlJc w:val="left"/>
      <w:pPr>
        <w:ind w:left="1065"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8">
    <w:nsid w:val="7C756790"/>
    <w:multiLevelType w:val="multilevel"/>
    <w:tmpl w:val="A698A9BC"/>
    <w:styleLink w:val="WW8Num20"/>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9">
    <w:nsid w:val="7F676268"/>
    <w:multiLevelType w:val="hybridMultilevel"/>
    <w:tmpl w:val="0EB814C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0">
    <w:nsid w:val="7F77464C"/>
    <w:multiLevelType w:val="multilevel"/>
    <w:tmpl w:val="C0B2F49E"/>
    <w:lvl w:ilvl="0">
      <w:start w:val="1"/>
      <w:numFmt w:val="bullet"/>
      <w:lvlText w:val=""/>
      <w:lvlJc w:val="left"/>
      <w:pPr>
        <w:ind w:left="720" w:hanging="360"/>
      </w:pPr>
      <w:rPr>
        <w:rFonts w:ascii="Symbol" w:hAnsi="Symbol" w:hint="default"/>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71">
    <w:nsid w:val="7FFA75F9"/>
    <w:multiLevelType w:val="multilevel"/>
    <w:tmpl w:val="3CF4A9E2"/>
    <w:styleLink w:val="WW8Num1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54"/>
  </w:num>
  <w:num w:numId="2">
    <w:abstractNumId w:val="40"/>
  </w:num>
  <w:num w:numId="3">
    <w:abstractNumId w:val="1"/>
  </w:num>
  <w:num w:numId="4">
    <w:abstractNumId w:val="58"/>
  </w:num>
  <w:num w:numId="5">
    <w:abstractNumId w:val="10"/>
  </w:num>
  <w:num w:numId="6">
    <w:abstractNumId w:val="39"/>
  </w:num>
  <w:num w:numId="7">
    <w:abstractNumId w:val="21"/>
  </w:num>
  <w:num w:numId="8">
    <w:abstractNumId w:val="52"/>
  </w:num>
  <w:num w:numId="9">
    <w:abstractNumId w:val="13"/>
  </w:num>
  <w:num w:numId="10">
    <w:abstractNumId w:val="9"/>
  </w:num>
  <w:num w:numId="11">
    <w:abstractNumId w:val="34"/>
  </w:num>
  <w:num w:numId="12">
    <w:abstractNumId w:val="5"/>
  </w:num>
  <w:num w:numId="13">
    <w:abstractNumId w:val="56"/>
  </w:num>
  <w:num w:numId="14">
    <w:abstractNumId w:val="71"/>
  </w:num>
  <w:num w:numId="15">
    <w:abstractNumId w:val="67"/>
  </w:num>
  <w:num w:numId="16">
    <w:abstractNumId w:val="65"/>
  </w:num>
  <w:num w:numId="17">
    <w:abstractNumId w:val="22"/>
  </w:num>
  <w:num w:numId="18">
    <w:abstractNumId w:val="60"/>
  </w:num>
  <w:num w:numId="19">
    <w:abstractNumId w:val="46"/>
  </w:num>
  <w:num w:numId="20">
    <w:abstractNumId w:val="31"/>
  </w:num>
  <w:num w:numId="21">
    <w:abstractNumId w:val="32"/>
  </w:num>
  <w:num w:numId="22">
    <w:abstractNumId w:val="68"/>
  </w:num>
  <w:num w:numId="23">
    <w:abstractNumId w:val="7"/>
  </w:num>
  <w:num w:numId="24">
    <w:abstractNumId w:val="11"/>
  </w:num>
  <w:num w:numId="25">
    <w:abstractNumId w:val="49"/>
  </w:num>
  <w:num w:numId="26">
    <w:abstractNumId w:val="44"/>
  </w:num>
  <w:num w:numId="27">
    <w:abstractNumId w:val="26"/>
  </w:num>
  <w:num w:numId="28">
    <w:abstractNumId w:val="23"/>
  </w:num>
  <w:num w:numId="29">
    <w:abstractNumId w:val="33"/>
  </w:num>
  <w:num w:numId="30">
    <w:abstractNumId w:val="62"/>
  </w:num>
  <w:num w:numId="31">
    <w:abstractNumId w:val="30"/>
  </w:num>
  <w:num w:numId="32">
    <w:abstractNumId w:val="47"/>
  </w:num>
  <w:num w:numId="33">
    <w:abstractNumId w:val="27"/>
  </w:num>
  <w:num w:numId="34">
    <w:abstractNumId w:val="53"/>
  </w:num>
  <w:num w:numId="35">
    <w:abstractNumId w:val="66"/>
  </w:num>
  <w:num w:numId="36">
    <w:abstractNumId w:val="38"/>
  </w:num>
  <w:num w:numId="37">
    <w:abstractNumId w:val="51"/>
  </w:num>
  <w:num w:numId="38">
    <w:abstractNumId w:val="61"/>
  </w:num>
  <w:num w:numId="39">
    <w:abstractNumId w:val="37"/>
  </w:num>
  <w:num w:numId="40">
    <w:abstractNumId w:val="24"/>
  </w:num>
  <w:num w:numId="41">
    <w:abstractNumId w:val="16"/>
  </w:num>
  <w:num w:numId="42">
    <w:abstractNumId w:val="17"/>
  </w:num>
  <w:num w:numId="43">
    <w:abstractNumId w:val="35"/>
  </w:num>
  <w:num w:numId="44">
    <w:abstractNumId w:val="64"/>
  </w:num>
  <w:num w:numId="45">
    <w:abstractNumId w:val="6"/>
  </w:num>
  <w:num w:numId="46">
    <w:abstractNumId w:val="4"/>
  </w:num>
  <w:num w:numId="47">
    <w:abstractNumId w:val="28"/>
  </w:num>
  <w:num w:numId="48">
    <w:abstractNumId w:val="42"/>
  </w:num>
  <w:num w:numId="49">
    <w:abstractNumId w:val="3"/>
  </w:num>
  <w:num w:numId="50">
    <w:abstractNumId w:val="14"/>
  </w:num>
  <w:num w:numId="51">
    <w:abstractNumId w:val="12"/>
  </w:num>
  <w:num w:numId="52">
    <w:abstractNumId w:val="25"/>
  </w:num>
  <w:num w:numId="53">
    <w:abstractNumId w:val="19"/>
  </w:num>
  <w:num w:numId="54">
    <w:abstractNumId w:val="69"/>
  </w:num>
  <w:num w:numId="55">
    <w:abstractNumId w:val="36"/>
  </w:num>
  <w:num w:numId="56">
    <w:abstractNumId w:val="55"/>
  </w:num>
  <w:num w:numId="57">
    <w:abstractNumId w:val="18"/>
  </w:num>
  <w:num w:numId="58">
    <w:abstractNumId w:val="57"/>
  </w:num>
  <w:num w:numId="59">
    <w:abstractNumId w:val="48"/>
  </w:num>
  <w:num w:numId="60">
    <w:abstractNumId w:val="43"/>
  </w:num>
  <w:num w:numId="61">
    <w:abstractNumId w:val="41"/>
  </w:num>
  <w:num w:numId="62">
    <w:abstractNumId w:val="45"/>
  </w:num>
  <w:num w:numId="63">
    <w:abstractNumId w:val="8"/>
  </w:num>
  <w:num w:numId="64">
    <w:abstractNumId w:val="50"/>
  </w:num>
  <w:num w:numId="65">
    <w:abstractNumId w:val="0"/>
  </w:num>
  <w:num w:numId="66">
    <w:abstractNumId w:val="15"/>
  </w:num>
  <w:num w:numId="67">
    <w:abstractNumId w:val="2"/>
  </w:num>
  <w:num w:numId="68">
    <w:abstractNumId w:val="59"/>
  </w:num>
  <w:num w:numId="69">
    <w:abstractNumId w:val="20"/>
  </w:num>
  <w:num w:numId="70">
    <w:abstractNumId w:val="63"/>
  </w:num>
  <w:num w:numId="71">
    <w:abstractNumId w:val="29"/>
  </w:num>
  <w:num w:numId="72">
    <w:abstractNumId w:val="70"/>
  </w:num>
  <w:numIdMacAtCleanup w:val="7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attachedTemplate r:id="rId1"/>
  <w:revisionView w:markup="0"/>
  <w:trackRevisions/>
  <w:defaultTabStop w:val="709"/>
  <w:autoHyphenation/>
  <w:hyphenationZone w:val="425"/>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FELayout/>
  </w:compat>
  <w:rsids>
    <w:rsidRoot w:val="00DD7857"/>
    <w:rsid w:val="00084B11"/>
    <w:rsid w:val="00110856"/>
    <w:rsid w:val="001263F2"/>
    <w:rsid w:val="001603AD"/>
    <w:rsid w:val="002729FC"/>
    <w:rsid w:val="005A5400"/>
    <w:rsid w:val="0062124B"/>
    <w:rsid w:val="00660F65"/>
    <w:rsid w:val="00801CDA"/>
    <w:rsid w:val="00895204"/>
    <w:rsid w:val="008A7D50"/>
    <w:rsid w:val="008C752D"/>
    <w:rsid w:val="00B958C3"/>
    <w:rsid w:val="00C20AD0"/>
    <w:rsid w:val="00DD7857"/>
    <w:rsid w:val="00DF598C"/>
    <w:rsid w:val="00E53B75"/>
    <w:rsid w:val="00F661D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ahoma"/>
        <w:kern w:val="3"/>
        <w:sz w:val="24"/>
        <w:szCs w:val="24"/>
        <w:lang w:val="pt-BR" w:eastAsia="pt-BR"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D7857"/>
    <w:pPr>
      <w:suppressAutoHyphens/>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WWOutlineListStyle1">
    <w:name w:val="WW_OutlineListStyle_1"/>
    <w:basedOn w:val="Semlista"/>
    <w:rsid w:val="00DD7857"/>
    <w:pPr>
      <w:numPr>
        <w:numId w:val="1"/>
      </w:numPr>
    </w:pPr>
  </w:style>
  <w:style w:type="paragraph" w:customStyle="1" w:styleId="Standard">
    <w:name w:val="Standard"/>
    <w:rsid w:val="00DD7857"/>
    <w:pPr>
      <w:widowControl/>
      <w:tabs>
        <w:tab w:val="left" w:pos="709"/>
      </w:tabs>
      <w:suppressAutoHyphens/>
      <w:spacing w:line="360" w:lineRule="auto"/>
      <w:jc w:val="both"/>
    </w:pPr>
    <w:rPr>
      <w:rFonts w:eastAsia="Times New Roman" w:cs="Times New Roman"/>
      <w:szCs w:val="20"/>
    </w:rPr>
  </w:style>
  <w:style w:type="paragraph" w:styleId="Ttulo">
    <w:name w:val="Title"/>
    <w:basedOn w:val="Standard"/>
    <w:next w:val="Textbody"/>
    <w:rsid w:val="00DD7857"/>
    <w:pPr>
      <w:keepNext/>
      <w:spacing w:before="240" w:after="120"/>
    </w:pPr>
    <w:rPr>
      <w:rFonts w:ascii="Arial" w:eastAsia="MS Mincho" w:hAnsi="Arial" w:cs="Tahoma"/>
      <w:sz w:val="28"/>
      <w:szCs w:val="28"/>
    </w:rPr>
  </w:style>
  <w:style w:type="paragraph" w:customStyle="1" w:styleId="Textbody">
    <w:name w:val="Text body"/>
    <w:basedOn w:val="Standard"/>
    <w:rsid w:val="00DD7857"/>
    <w:pPr>
      <w:ind w:firstLine="709"/>
    </w:pPr>
    <w:rPr>
      <w:rFonts w:ascii="Arial" w:hAnsi="Arial"/>
    </w:rPr>
  </w:style>
  <w:style w:type="paragraph" w:customStyle="1" w:styleId="Heading1">
    <w:name w:val="Heading 1"/>
    <w:basedOn w:val="Standard"/>
    <w:next w:val="Standard"/>
    <w:rsid w:val="00DD7857"/>
    <w:pPr>
      <w:keepNext/>
      <w:numPr>
        <w:numId w:val="1"/>
      </w:numPr>
      <w:jc w:val="left"/>
      <w:outlineLvl w:val="0"/>
    </w:pPr>
    <w:rPr>
      <w:rFonts w:ascii="Arial" w:hAnsi="Arial"/>
      <w:b/>
      <w:sz w:val="28"/>
    </w:rPr>
  </w:style>
  <w:style w:type="paragraph" w:customStyle="1" w:styleId="Heading2">
    <w:name w:val="Heading 2"/>
    <w:basedOn w:val="Standard"/>
    <w:next w:val="Standard"/>
    <w:rsid w:val="00DD7857"/>
    <w:pPr>
      <w:keepNext/>
      <w:numPr>
        <w:ilvl w:val="1"/>
        <w:numId w:val="1"/>
      </w:numPr>
      <w:spacing w:after="120"/>
      <w:outlineLvl w:val="1"/>
    </w:pPr>
    <w:rPr>
      <w:rFonts w:ascii="Arial" w:hAnsi="Arial"/>
      <w:b/>
      <w:bCs/>
      <w:color w:val="000000"/>
    </w:rPr>
  </w:style>
  <w:style w:type="paragraph" w:customStyle="1" w:styleId="Heading3">
    <w:name w:val="Heading 3"/>
    <w:basedOn w:val="Standard"/>
    <w:next w:val="Standard"/>
    <w:rsid w:val="00DD7857"/>
    <w:pPr>
      <w:keepNext/>
      <w:numPr>
        <w:ilvl w:val="2"/>
        <w:numId w:val="1"/>
      </w:numPr>
      <w:jc w:val="left"/>
      <w:outlineLvl w:val="2"/>
    </w:pPr>
    <w:rPr>
      <w:rFonts w:ascii="Arial" w:hAnsi="Arial"/>
      <w:b/>
    </w:rPr>
  </w:style>
  <w:style w:type="paragraph" w:customStyle="1" w:styleId="H3">
    <w:name w:val="H3"/>
    <w:basedOn w:val="Standard"/>
    <w:next w:val="Standard"/>
    <w:rsid w:val="00DD7857"/>
    <w:pPr>
      <w:keepNext/>
      <w:outlineLvl w:val="3"/>
    </w:pPr>
    <w:rPr>
      <w:b/>
      <w:bCs/>
      <w:sz w:val="28"/>
      <w:szCs w:val="28"/>
    </w:rPr>
  </w:style>
  <w:style w:type="paragraph" w:customStyle="1" w:styleId="H4">
    <w:name w:val="H4"/>
    <w:basedOn w:val="Standard"/>
    <w:next w:val="Standard"/>
    <w:rsid w:val="00DD7857"/>
    <w:pPr>
      <w:keepNext/>
      <w:outlineLvl w:val="4"/>
    </w:pPr>
    <w:rPr>
      <w:b/>
      <w:bCs/>
      <w:szCs w:val="24"/>
    </w:rPr>
  </w:style>
  <w:style w:type="paragraph" w:customStyle="1" w:styleId="H5">
    <w:name w:val="H5"/>
    <w:basedOn w:val="Standard"/>
    <w:next w:val="Standard"/>
    <w:rsid w:val="00DD7857"/>
    <w:pPr>
      <w:keepNext/>
      <w:outlineLvl w:val="5"/>
    </w:pPr>
    <w:rPr>
      <w:b/>
      <w:bCs/>
      <w:sz w:val="20"/>
    </w:rPr>
  </w:style>
  <w:style w:type="paragraph" w:customStyle="1" w:styleId="H6">
    <w:name w:val="H6"/>
    <w:basedOn w:val="Standard"/>
    <w:next w:val="Standard"/>
    <w:rsid w:val="00DD7857"/>
    <w:pPr>
      <w:keepNext/>
      <w:outlineLvl w:val="6"/>
    </w:pPr>
    <w:rPr>
      <w:b/>
      <w:bCs/>
      <w:sz w:val="16"/>
      <w:szCs w:val="16"/>
    </w:rPr>
  </w:style>
  <w:style w:type="paragraph" w:customStyle="1" w:styleId="Heading9">
    <w:name w:val="Heading 9"/>
    <w:basedOn w:val="Ttulo"/>
    <w:next w:val="Textbody"/>
    <w:rsid w:val="00DD7857"/>
    <w:pPr>
      <w:outlineLvl w:val="8"/>
    </w:pPr>
    <w:rPr>
      <w:b/>
      <w:bCs/>
    </w:rPr>
  </w:style>
  <w:style w:type="paragraph" w:customStyle="1" w:styleId="Textbodyindent">
    <w:name w:val="Text body indent"/>
    <w:basedOn w:val="Standard"/>
    <w:rsid w:val="00DD7857"/>
    <w:pPr>
      <w:ind w:firstLine="709"/>
    </w:pPr>
  </w:style>
  <w:style w:type="paragraph" w:styleId="Assinatura">
    <w:name w:val="Signature"/>
    <w:basedOn w:val="Standard"/>
    <w:rsid w:val="00DD7857"/>
    <w:pPr>
      <w:suppressLineNumbers/>
    </w:pPr>
  </w:style>
  <w:style w:type="paragraph" w:customStyle="1" w:styleId="ListIndent">
    <w:name w:val="List Indent"/>
    <w:basedOn w:val="Textbody"/>
    <w:rsid w:val="00DD7857"/>
    <w:pPr>
      <w:tabs>
        <w:tab w:val="clear" w:pos="709"/>
        <w:tab w:val="left" w:pos="2835"/>
      </w:tabs>
      <w:ind w:left="2835" w:hanging="2551"/>
    </w:pPr>
  </w:style>
  <w:style w:type="paragraph" w:customStyle="1" w:styleId="Heading4">
    <w:name w:val="Heading 4"/>
    <w:basedOn w:val="Ttulo"/>
    <w:next w:val="Textbody"/>
    <w:rsid w:val="00DD7857"/>
    <w:rPr>
      <w:b/>
      <w:bCs/>
      <w:i/>
      <w:iCs/>
    </w:rPr>
  </w:style>
  <w:style w:type="paragraph" w:customStyle="1" w:styleId="Heading5">
    <w:name w:val="Heading 5"/>
    <w:basedOn w:val="Ttulo"/>
    <w:next w:val="Textbody"/>
    <w:rsid w:val="00DD7857"/>
    <w:rPr>
      <w:b/>
      <w:bCs/>
    </w:rPr>
  </w:style>
  <w:style w:type="paragraph" w:customStyle="1" w:styleId="Heading10">
    <w:name w:val="Heading 10"/>
    <w:basedOn w:val="Ttulo"/>
    <w:next w:val="Textbody"/>
    <w:rsid w:val="00DD7857"/>
    <w:rPr>
      <w:b/>
      <w:bCs/>
    </w:rPr>
  </w:style>
  <w:style w:type="paragraph" w:styleId="Lista">
    <w:name w:val="List"/>
    <w:basedOn w:val="Textbody"/>
    <w:rsid w:val="00DD7857"/>
    <w:rPr>
      <w:rFonts w:cs="Tahoma"/>
    </w:rPr>
  </w:style>
  <w:style w:type="paragraph" w:customStyle="1" w:styleId="Header">
    <w:name w:val="Header"/>
    <w:basedOn w:val="Normal"/>
    <w:rsid w:val="00DD7857"/>
    <w:pPr>
      <w:tabs>
        <w:tab w:val="center" w:pos="4252"/>
        <w:tab w:val="right" w:pos="8504"/>
      </w:tabs>
    </w:pPr>
  </w:style>
  <w:style w:type="paragraph" w:customStyle="1" w:styleId="Footer">
    <w:name w:val="Footer"/>
    <w:basedOn w:val="Normal"/>
    <w:rsid w:val="00DD7857"/>
    <w:pPr>
      <w:tabs>
        <w:tab w:val="center" w:pos="4252"/>
        <w:tab w:val="right" w:pos="8504"/>
      </w:tabs>
    </w:pPr>
  </w:style>
  <w:style w:type="paragraph" w:customStyle="1" w:styleId="TableContents">
    <w:name w:val="Table Contents"/>
    <w:basedOn w:val="Standard"/>
    <w:rsid w:val="00DD7857"/>
    <w:pPr>
      <w:suppressLineNumbers/>
    </w:pPr>
  </w:style>
  <w:style w:type="paragraph" w:customStyle="1" w:styleId="TableHeading">
    <w:name w:val="Table Heading"/>
    <w:basedOn w:val="TableContents"/>
    <w:rsid w:val="00DD7857"/>
    <w:pPr>
      <w:jc w:val="center"/>
    </w:pPr>
    <w:rPr>
      <w:b/>
      <w:bCs/>
      <w:i/>
      <w:iCs/>
    </w:rPr>
  </w:style>
  <w:style w:type="paragraph" w:customStyle="1" w:styleId="Caption">
    <w:name w:val="Caption"/>
    <w:basedOn w:val="Standard"/>
    <w:rsid w:val="00DD7857"/>
    <w:pPr>
      <w:suppressLineNumbers/>
      <w:spacing w:before="120" w:after="120"/>
    </w:pPr>
    <w:rPr>
      <w:rFonts w:cs="Tahoma"/>
      <w:i/>
      <w:iCs/>
      <w:szCs w:val="24"/>
    </w:rPr>
  </w:style>
  <w:style w:type="paragraph" w:customStyle="1" w:styleId="Illustration">
    <w:name w:val="Illustration"/>
    <w:basedOn w:val="Caption"/>
    <w:next w:val="Imagem"/>
    <w:autoRedefine/>
    <w:rsid w:val="00DD7857"/>
  </w:style>
  <w:style w:type="paragraph" w:customStyle="1" w:styleId="Framecontents">
    <w:name w:val="Frame contents"/>
    <w:basedOn w:val="Textbody"/>
    <w:rsid w:val="00DD7857"/>
  </w:style>
  <w:style w:type="paragraph" w:customStyle="1" w:styleId="Footnote">
    <w:name w:val="Footnote"/>
    <w:basedOn w:val="Standard"/>
    <w:rsid w:val="00DD7857"/>
    <w:pPr>
      <w:suppressLineNumbers/>
      <w:ind w:left="283" w:hanging="283"/>
    </w:pPr>
    <w:rPr>
      <w:sz w:val="20"/>
    </w:rPr>
  </w:style>
  <w:style w:type="paragraph" w:customStyle="1" w:styleId="Index">
    <w:name w:val="Index"/>
    <w:basedOn w:val="Standard"/>
    <w:rsid w:val="00DD7857"/>
    <w:pPr>
      <w:suppressLineNumbers/>
    </w:pPr>
    <w:rPr>
      <w:rFonts w:cs="Tahoma"/>
    </w:rPr>
  </w:style>
  <w:style w:type="paragraph" w:customStyle="1" w:styleId="Contents1">
    <w:name w:val="Contents 1"/>
    <w:basedOn w:val="Standard"/>
    <w:next w:val="Standard"/>
    <w:rsid w:val="00DD7857"/>
  </w:style>
  <w:style w:type="paragraph" w:customStyle="1" w:styleId="Contents2">
    <w:name w:val="Contents 2"/>
    <w:basedOn w:val="Standard"/>
    <w:next w:val="Standard"/>
    <w:rsid w:val="00DD7857"/>
    <w:pPr>
      <w:ind w:left="240"/>
    </w:pPr>
  </w:style>
  <w:style w:type="paragraph" w:customStyle="1" w:styleId="Contents3">
    <w:name w:val="Contents 3"/>
    <w:basedOn w:val="Standard"/>
    <w:next w:val="Standard"/>
    <w:rsid w:val="00DD7857"/>
    <w:pPr>
      <w:ind w:left="480"/>
    </w:pPr>
  </w:style>
  <w:style w:type="paragraph" w:customStyle="1" w:styleId="Contents4">
    <w:name w:val="Contents 4"/>
    <w:basedOn w:val="Standard"/>
    <w:next w:val="Standard"/>
    <w:rsid w:val="00DD7857"/>
    <w:pPr>
      <w:ind w:left="720"/>
    </w:pPr>
  </w:style>
  <w:style w:type="paragraph" w:customStyle="1" w:styleId="Contents5">
    <w:name w:val="Contents 5"/>
    <w:basedOn w:val="Standard"/>
    <w:next w:val="Standard"/>
    <w:rsid w:val="00DD7857"/>
    <w:pPr>
      <w:ind w:left="960"/>
    </w:pPr>
  </w:style>
  <w:style w:type="paragraph" w:customStyle="1" w:styleId="Contents6">
    <w:name w:val="Contents 6"/>
    <w:basedOn w:val="Standard"/>
    <w:next w:val="Standard"/>
    <w:rsid w:val="00DD7857"/>
    <w:pPr>
      <w:ind w:left="1200"/>
    </w:pPr>
  </w:style>
  <w:style w:type="paragraph" w:customStyle="1" w:styleId="Contents7">
    <w:name w:val="Contents 7"/>
    <w:basedOn w:val="Standard"/>
    <w:next w:val="Standard"/>
    <w:rsid w:val="00DD7857"/>
    <w:pPr>
      <w:ind w:left="1440"/>
    </w:pPr>
  </w:style>
  <w:style w:type="paragraph" w:customStyle="1" w:styleId="Contents8">
    <w:name w:val="Contents 8"/>
    <w:basedOn w:val="Standard"/>
    <w:next w:val="Standard"/>
    <w:rsid w:val="00DD7857"/>
    <w:pPr>
      <w:ind w:left="1680"/>
    </w:pPr>
  </w:style>
  <w:style w:type="paragraph" w:customStyle="1" w:styleId="Contents9">
    <w:name w:val="Contents 9"/>
    <w:basedOn w:val="Standard"/>
    <w:next w:val="Standard"/>
    <w:rsid w:val="00DD7857"/>
    <w:pPr>
      <w:ind w:left="1920"/>
    </w:pPr>
  </w:style>
  <w:style w:type="paragraph" w:customStyle="1" w:styleId="Contents10">
    <w:name w:val="Contents 10"/>
    <w:basedOn w:val="Index"/>
    <w:rsid w:val="00DD7857"/>
    <w:pPr>
      <w:tabs>
        <w:tab w:val="clear" w:pos="709"/>
        <w:tab w:val="right" w:leader="dot" w:pos="9637"/>
      </w:tabs>
      <w:ind w:left="2547"/>
    </w:pPr>
  </w:style>
  <w:style w:type="paragraph" w:customStyle="1" w:styleId="IllustrationIndexHeading">
    <w:name w:val="Illustration Index Heading"/>
    <w:basedOn w:val="Ttulo"/>
    <w:rsid w:val="00DD7857"/>
    <w:pPr>
      <w:suppressLineNumbers/>
    </w:pPr>
    <w:rPr>
      <w:b/>
      <w:bCs/>
      <w:sz w:val="32"/>
      <w:szCs w:val="32"/>
    </w:rPr>
  </w:style>
  <w:style w:type="paragraph" w:customStyle="1" w:styleId="IllustrationIndex1">
    <w:name w:val="Illustration Index 1"/>
    <w:basedOn w:val="Index"/>
    <w:rsid w:val="00DD7857"/>
    <w:pPr>
      <w:tabs>
        <w:tab w:val="clear" w:pos="709"/>
        <w:tab w:val="right" w:leader="dot" w:pos="9070"/>
      </w:tabs>
    </w:pPr>
  </w:style>
  <w:style w:type="paragraph" w:customStyle="1" w:styleId="BibliographyHeading">
    <w:name w:val="Bibliography Heading"/>
    <w:basedOn w:val="Ttulo"/>
    <w:rsid w:val="00DD7857"/>
    <w:pPr>
      <w:suppressLineNumbers/>
    </w:pPr>
    <w:rPr>
      <w:b/>
      <w:bCs/>
      <w:sz w:val="32"/>
      <w:szCs w:val="32"/>
    </w:rPr>
  </w:style>
  <w:style w:type="paragraph" w:customStyle="1" w:styleId="Bibliography1">
    <w:name w:val="Bibliography 1"/>
    <w:basedOn w:val="Index"/>
    <w:rsid w:val="00DD7857"/>
    <w:pPr>
      <w:tabs>
        <w:tab w:val="clear" w:pos="709"/>
        <w:tab w:val="right" w:leader="dot" w:pos="9070"/>
      </w:tabs>
    </w:pPr>
  </w:style>
  <w:style w:type="paragraph" w:customStyle="1" w:styleId="PreformattedText">
    <w:name w:val="Preformatted Text"/>
    <w:basedOn w:val="Standard"/>
    <w:rsid w:val="00DD7857"/>
    <w:rPr>
      <w:rFonts w:ascii="Courier New" w:eastAsia="Courier New" w:hAnsi="Courier New" w:cs="Courier New"/>
      <w:sz w:val="20"/>
    </w:rPr>
  </w:style>
  <w:style w:type="paragraph" w:customStyle="1" w:styleId="HorizontalLine">
    <w:name w:val="Horizontal Line"/>
    <w:basedOn w:val="Standard"/>
    <w:next w:val="Textbody"/>
    <w:rsid w:val="00DD7857"/>
    <w:pPr>
      <w:suppressLineNumbers/>
      <w:pBdr>
        <w:bottom w:val="double" w:sz="2" w:space="0" w:color="808080"/>
      </w:pBdr>
      <w:spacing w:after="283"/>
    </w:pPr>
    <w:rPr>
      <w:sz w:val="12"/>
      <w:szCs w:val="12"/>
    </w:rPr>
  </w:style>
  <w:style w:type="paragraph" w:customStyle="1" w:styleId="DefinitionList">
    <w:name w:val="Definition List"/>
    <w:basedOn w:val="Standard"/>
    <w:next w:val="Standard"/>
    <w:rsid w:val="00DD7857"/>
    <w:pPr>
      <w:ind w:left="360"/>
      <w:jc w:val="left"/>
    </w:pPr>
  </w:style>
  <w:style w:type="paragraph" w:customStyle="1" w:styleId="Preformatted">
    <w:name w:val="Preformatted"/>
    <w:basedOn w:val="Standard"/>
    <w:rsid w:val="00DD7857"/>
    <w:pPr>
      <w:tabs>
        <w:tab w:val="clear" w:pos="709"/>
        <w:tab w:val="left" w:pos="0"/>
        <w:tab w:val="left" w:pos="959"/>
        <w:tab w:val="left" w:pos="1918"/>
        <w:tab w:val="left" w:pos="2877"/>
        <w:tab w:val="left" w:pos="3836"/>
        <w:tab w:val="left" w:pos="4795"/>
        <w:tab w:val="left" w:pos="5754"/>
        <w:tab w:val="left" w:pos="6713"/>
        <w:tab w:val="left" w:pos="7672"/>
        <w:tab w:val="left" w:pos="8631"/>
        <w:tab w:val="left" w:pos="9590"/>
      </w:tabs>
      <w:jc w:val="left"/>
    </w:pPr>
    <w:rPr>
      <w:rFonts w:ascii="Courier New" w:hAnsi="Courier New"/>
      <w:sz w:val="20"/>
    </w:rPr>
  </w:style>
  <w:style w:type="paragraph" w:customStyle="1" w:styleId="Titulos">
    <w:name w:val="Titulos"/>
    <w:basedOn w:val="Standard"/>
    <w:rsid w:val="00DD7857"/>
    <w:rPr>
      <w:b/>
    </w:rPr>
  </w:style>
  <w:style w:type="paragraph" w:customStyle="1" w:styleId="Textosimples">
    <w:name w:val="Texto simples"/>
    <w:basedOn w:val="Standard"/>
    <w:rsid w:val="00DD7857"/>
    <w:rPr>
      <w:rFonts w:ascii="Courier New" w:hAnsi="Courier New"/>
      <w:sz w:val="20"/>
    </w:rPr>
  </w:style>
  <w:style w:type="paragraph" w:styleId="Corpodetexto3">
    <w:name w:val="Body Text 3"/>
    <w:basedOn w:val="Standard"/>
    <w:rsid w:val="00DD7857"/>
    <w:pPr>
      <w:jc w:val="left"/>
    </w:pPr>
    <w:rPr>
      <w:sz w:val="20"/>
    </w:rPr>
  </w:style>
  <w:style w:type="paragraph" w:customStyle="1" w:styleId="Figura1">
    <w:name w:val="Figura1"/>
    <w:basedOn w:val="Standard"/>
    <w:rsid w:val="00DD7857"/>
    <w:pPr>
      <w:ind w:left="720"/>
      <w:jc w:val="center"/>
    </w:pPr>
    <w:rPr>
      <w:szCs w:val="24"/>
    </w:rPr>
  </w:style>
  <w:style w:type="paragraph" w:customStyle="1" w:styleId="T">
    <w:name w:val="T"/>
    <w:basedOn w:val="Standard"/>
    <w:rsid w:val="00DD7857"/>
    <w:pPr>
      <w:keepLines/>
      <w:tabs>
        <w:tab w:val="clear" w:pos="709"/>
        <w:tab w:val="left" w:pos="300"/>
      </w:tabs>
      <w:spacing w:line="240" w:lineRule="exact"/>
    </w:pPr>
    <w:rPr>
      <w:rFonts w:ascii="Janson Text" w:hAnsi="Janson Text"/>
      <w:sz w:val="20"/>
      <w:lang w:val="en-US"/>
    </w:rPr>
  </w:style>
  <w:style w:type="paragraph" w:styleId="NormalWeb">
    <w:name w:val="Normal (Web)"/>
    <w:basedOn w:val="Standard"/>
    <w:rsid w:val="00DD7857"/>
    <w:pPr>
      <w:spacing w:before="100" w:after="100"/>
      <w:jc w:val="left"/>
    </w:pPr>
    <w:rPr>
      <w:szCs w:val="24"/>
    </w:rPr>
  </w:style>
  <w:style w:type="paragraph" w:customStyle="1" w:styleId="capa">
    <w:name w:val="capa"/>
    <w:basedOn w:val="Heading3"/>
    <w:next w:val="Assinatura"/>
    <w:autoRedefine/>
    <w:rsid w:val="00DD7857"/>
    <w:pPr>
      <w:numPr>
        <w:ilvl w:val="0"/>
        <w:numId w:val="0"/>
      </w:numPr>
      <w:jc w:val="center"/>
    </w:pPr>
  </w:style>
  <w:style w:type="paragraph" w:customStyle="1" w:styleId="palavrasestrangeiras">
    <w:name w:val="palavras estrangeiras"/>
    <w:basedOn w:val="Standard"/>
    <w:rsid w:val="00DD7857"/>
  </w:style>
  <w:style w:type="paragraph" w:customStyle="1" w:styleId="javacode">
    <w:name w:val="java code"/>
    <w:basedOn w:val="ListIndent"/>
    <w:rsid w:val="00DD7857"/>
    <w:pPr>
      <w:tabs>
        <w:tab w:val="clear" w:pos="2835"/>
        <w:tab w:val="left" w:pos="850"/>
        <w:tab w:val="left" w:pos="1134"/>
        <w:tab w:val="left" w:pos="1417"/>
        <w:tab w:val="left" w:pos="1701"/>
        <w:tab w:val="left" w:pos="1984"/>
      </w:tabs>
      <w:ind w:left="0" w:firstLine="0"/>
    </w:pPr>
    <w:rPr>
      <w:rFonts w:ascii="Microsoft Sans Serif" w:hAnsi="Microsoft Sans Serif"/>
      <w:color w:val="000080"/>
      <w:sz w:val="22"/>
    </w:rPr>
  </w:style>
  <w:style w:type="paragraph" w:customStyle="1" w:styleId="DefinitionTerm">
    <w:name w:val="Definition Term"/>
    <w:basedOn w:val="Standard"/>
    <w:next w:val="DefinitionList"/>
    <w:rsid w:val="00DD7857"/>
  </w:style>
  <w:style w:type="paragraph" w:customStyle="1" w:styleId="H1">
    <w:name w:val="H1"/>
    <w:basedOn w:val="Standard"/>
    <w:next w:val="Standard"/>
    <w:rsid w:val="00DD7857"/>
    <w:pPr>
      <w:keepNext/>
    </w:pPr>
    <w:rPr>
      <w:b/>
      <w:bCs/>
      <w:sz w:val="48"/>
      <w:szCs w:val="48"/>
    </w:rPr>
  </w:style>
  <w:style w:type="paragraph" w:customStyle="1" w:styleId="H2">
    <w:name w:val="H2"/>
    <w:basedOn w:val="Standard"/>
    <w:next w:val="Standard"/>
    <w:rsid w:val="00DD7857"/>
    <w:pPr>
      <w:keepNext/>
    </w:pPr>
    <w:rPr>
      <w:b/>
      <w:bCs/>
      <w:sz w:val="36"/>
      <w:szCs w:val="36"/>
    </w:rPr>
  </w:style>
  <w:style w:type="paragraph" w:customStyle="1" w:styleId="Address">
    <w:name w:val="Address"/>
    <w:basedOn w:val="Standard"/>
    <w:next w:val="Standard"/>
    <w:rsid w:val="00DD7857"/>
    <w:rPr>
      <w:i/>
      <w:iCs/>
    </w:rPr>
  </w:style>
  <w:style w:type="paragraph" w:customStyle="1" w:styleId="Blockquote">
    <w:name w:val="Blockquote"/>
    <w:basedOn w:val="Standard"/>
    <w:next w:val="Standard"/>
    <w:rsid w:val="00DD7857"/>
    <w:pPr>
      <w:ind w:left="360" w:right="360"/>
    </w:pPr>
  </w:style>
  <w:style w:type="paragraph" w:customStyle="1" w:styleId="z-BottomofForm">
    <w:name w:val="z-Bottom of Form"/>
    <w:next w:val="Standard"/>
    <w:rsid w:val="00DD7857"/>
    <w:pPr>
      <w:pBdr>
        <w:top w:val="double" w:sz="2" w:space="0" w:color="000000"/>
      </w:pBdr>
      <w:suppressAutoHyphens/>
      <w:autoSpaceDE w:val="0"/>
      <w:jc w:val="center"/>
    </w:pPr>
    <w:rPr>
      <w:rFonts w:ascii="Arial" w:eastAsia="Arial" w:hAnsi="Arial" w:cs="Arial"/>
      <w:sz w:val="16"/>
      <w:szCs w:val="16"/>
    </w:rPr>
  </w:style>
  <w:style w:type="paragraph" w:customStyle="1" w:styleId="z-TopofForm">
    <w:name w:val="z-Top of Form"/>
    <w:next w:val="Standard"/>
    <w:rsid w:val="00DD7857"/>
    <w:pPr>
      <w:pBdr>
        <w:bottom w:val="double" w:sz="2" w:space="0" w:color="000000"/>
      </w:pBdr>
      <w:suppressAutoHyphens/>
      <w:autoSpaceDE w:val="0"/>
      <w:jc w:val="center"/>
    </w:pPr>
    <w:rPr>
      <w:rFonts w:ascii="Arial" w:eastAsia="Arial" w:hAnsi="Arial" w:cs="Arial"/>
      <w:sz w:val="16"/>
      <w:szCs w:val="16"/>
    </w:rPr>
  </w:style>
  <w:style w:type="paragraph" w:customStyle="1" w:styleId="LECorpoTextomonografia">
    <w:name w:val="LE_CorpoTexto_monografia"/>
    <w:basedOn w:val="Standard"/>
    <w:rsid w:val="00DD7857"/>
    <w:pPr>
      <w:ind w:firstLine="851"/>
    </w:pPr>
    <w:rPr>
      <w:rFonts w:ascii="Arial" w:hAnsi="Arial" w:cs="Arial"/>
    </w:rPr>
  </w:style>
  <w:style w:type="paragraph" w:customStyle="1" w:styleId="Imagem">
    <w:name w:val="Imagem"/>
    <w:basedOn w:val="Caption"/>
    <w:rsid w:val="00DD7857"/>
  </w:style>
  <w:style w:type="character" w:customStyle="1" w:styleId="FootnoteSymbol">
    <w:name w:val="Footnote Symbol"/>
    <w:rsid w:val="00DD7857"/>
  </w:style>
  <w:style w:type="character" w:customStyle="1" w:styleId="PageNumber">
    <w:name w:val="Page Number"/>
    <w:basedOn w:val="Fontepargpadro"/>
    <w:rsid w:val="00DD7857"/>
  </w:style>
  <w:style w:type="character" w:customStyle="1" w:styleId="NumberingSymbols">
    <w:name w:val="Numbering Symbols"/>
    <w:rsid w:val="00DD7857"/>
  </w:style>
  <w:style w:type="character" w:customStyle="1" w:styleId="BulletSymbols">
    <w:name w:val="Bullet Symbols"/>
    <w:rsid w:val="00DD7857"/>
    <w:rPr>
      <w:rFonts w:ascii="StarSymbol" w:eastAsia="StarSymbol" w:hAnsi="StarSymbol" w:cs="StarSymbol"/>
      <w:sz w:val="18"/>
      <w:szCs w:val="18"/>
    </w:rPr>
  </w:style>
  <w:style w:type="character" w:customStyle="1" w:styleId="Internetlink">
    <w:name w:val="Internet link"/>
    <w:basedOn w:val="Fontepargpadro"/>
    <w:rsid w:val="00DD7857"/>
    <w:rPr>
      <w:color w:val="0000FF"/>
      <w:u w:val="single"/>
    </w:rPr>
  </w:style>
  <w:style w:type="character" w:customStyle="1" w:styleId="VisitedInternetLink">
    <w:name w:val="Visited Internet Link"/>
    <w:rsid w:val="00DD7857"/>
    <w:rPr>
      <w:color w:val="800000"/>
      <w:u w:val="single"/>
    </w:rPr>
  </w:style>
  <w:style w:type="character" w:customStyle="1" w:styleId="Linenumbering">
    <w:name w:val="Line numbering"/>
    <w:rsid w:val="00DD7857"/>
  </w:style>
  <w:style w:type="character" w:customStyle="1" w:styleId="Footnoteanchor">
    <w:name w:val="Footnote anchor"/>
    <w:rsid w:val="00DD7857"/>
    <w:rPr>
      <w:position w:val="0"/>
      <w:vertAlign w:val="superscript"/>
    </w:rPr>
  </w:style>
  <w:style w:type="character" w:customStyle="1" w:styleId="Endnoteanchor">
    <w:name w:val="Endnote anchor"/>
    <w:rsid w:val="00DD7857"/>
    <w:rPr>
      <w:position w:val="0"/>
      <w:vertAlign w:val="superscript"/>
    </w:rPr>
  </w:style>
  <w:style w:type="character" w:styleId="nfase">
    <w:name w:val="Emphasis"/>
    <w:basedOn w:val="Fontepargpadro"/>
    <w:rsid w:val="00DD7857"/>
    <w:rPr>
      <w:i/>
      <w:iCs/>
    </w:rPr>
  </w:style>
  <w:style w:type="character" w:customStyle="1" w:styleId="StrongEmphasis">
    <w:name w:val="Strong Emphasis"/>
    <w:rsid w:val="00DD7857"/>
    <w:rPr>
      <w:b/>
      <w:bCs/>
    </w:rPr>
  </w:style>
  <w:style w:type="character" w:customStyle="1" w:styleId="Teletype">
    <w:name w:val="Teletype"/>
    <w:rsid w:val="00DD7857"/>
    <w:rPr>
      <w:rFonts w:ascii="Courier New" w:eastAsia="Courier New" w:hAnsi="Courier New" w:cs="Courier New"/>
    </w:rPr>
  </w:style>
  <w:style w:type="character" w:customStyle="1" w:styleId="WW8Num3z0">
    <w:name w:val="WW8Num3z0"/>
    <w:rsid w:val="00DD7857"/>
    <w:rPr>
      <w:rFonts w:ascii="Symbol" w:hAnsi="Symbol"/>
      <w:sz w:val="16"/>
    </w:rPr>
  </w:style>
  <w:style w:type="character" w:customStyle="1" w:styleId="WW8Num6z0">
    <w:name w:val="WW8Num6z0"/>
    <w:rsid w:val="00DD7857"/>
    <w:rPr>
      <w:rFonts w:ascii="Symbol" w:hAnsi="Symbol"/>
      <w:sz w:val="16"/>
    </w:rPr>
  </w:style>
  <w:style w:type="character" w:customStyle="1" w:styleId="WW8Num7z0">
    <w:name w:val="WW8Num7z0"/>
    <w:rsid w:val="00DD7857"/>
    <w:rPr>
      <w:rFonts w:ascii="Symbol" w:hAnsi="Symbol"/>
      <w:sz w:val="16"/>
    </w:rPr>
  </w:style>
  <w:style w:type="character" w:customStyle="1" w:styleId="WW8Num9z0">
    <w:name w:val="WW8Num9z0"/>
    <w:rsid w:val="00DD7857"/>
    <w:rPr>
      <w:rFonts w:ascii="Arial" w:hAnsi="Arial"/>
      <w:b/>
      <w:sz w:val="20"/>
    </w:rPr>
  </w:style>
  <w:style w:type="character" w:customStyle="1" w:styleId="WW8Num17z0">
    <w:name w:val="WW8Num17z0"/>
    <w:rsid w:val="00DD7857"/>
    <w:rPr>
      <w:rFonts w:ascii="Symbol" w:hAnsi="Symbol"/>
      <w:sz w:val="16"/>
    </w:rPr>
  </w:style>
  <w:style w:type="character" w:customStyle="1" w:styleId="WW8Num22z0">
    <w:name w:val="WW8Num22z0"/>
    <w:rsid w:val="00DD7857"/>
    <w:rPr>
      <w:rFonts w:ascii="Symbol" w:hAnsi="Symbol"/>
      <w:sz w:val="16"/>
    </w:rPr>
  </w:style>
  <w:style w:type="character" w:customStyle="1" w:styleId="WW8Num24z0">
    <w:name w:val="WW8Num24z0"/>
    <w:rsid w:val="00DD7857"/>
    <w:rPr>
      <w:rFonts w:ascii="Symbol" w:hAnsi="Symbol"/>
      <w:sz w:val="16"/>
    </w:rPr>
  </w:style>
  <w:style w:type="character" w:customStyle="1" w:styleId="WW8Num25z0">
    <w:name w:val="WW8Num25z0"/>
    <w:rsid w:val="00DD7857"/>
    <w:rPr>
      <w:b/>
    </w:rPr>
  </w:style>
  <w:style w:type="character" w:customStyle="1" w:styleId="WW8Num30z0">
    <w:name w:val="WW8Num30z0"/>
    <w:rsid w:val="00DD7857"/>
    <w:rPr>
      <w:rFonts w:ascii="Symbol" w:hAnsi="Symbol"/>
      <w:sz w:val="16"/>
    </w:rPr>
  </w:style>
  <w:style w:type="character" w:customStyle="1" w:styleId="WW8NumSt1z0">
    <w:name w:val="WW8NumSt1z0"/>
    <w:rsid w:val="00DD7857"/>
    <w:rPr>
      <w:rFonts w:ascii="Symbol" w:hAnsi="Symbol"/>
    </w:rPr>
  </w:style>
  <w:style w:type="character" w:customStyle="1" w:styleId="WW8NumSt6z0">
    <w:name w:val="WW8NumSt6z0"/>
    <w:rsid w:val="00DD7857"/>
    <w:rPr>
      <w:rFonts w:ascii="Symbol" w:hAnsi="Symbol"/>
    </w:rPr>
  </w:style>
  <w:style w:type="character" w:customStyle="1" w:styleId="WW8NumSt17z0">
    <w:name w:val="WW8NumSt17z0"/>
    <w:rsid w:val="00DD7857"/>
    <w:rPr>
      <w:rFonts w:ascii="Symbol" w:hAnsi="Symbol"/>
    </w:rPr>
  </w:style>
  <w:style w:type="character" w:customStyle="1" w:styleId="WW8NumSt39z0">
    <w:name w:val="WW8NumSt39z0"/>
    <w:rsid w:val="00DD7857"/>
    <w:rPr>
      <w:rFonts w:ascii="Symbol" w:hAnsi="Symbol"/>
    </w:rPr>
  </w:style>
  <w:style w:type="character" w:customStyle="1" w:styleId="WW8NumSt43z0">
    <w:name w:val="WW8NumSt43z0"/>
    <w:rsid w:val="00DD7857"/>
    <w:rPr>
      <w:rFonts w:ascii="Symbol" w:hAnsi="Symbol"/>
    </w:rPr>
  </w:style>
  <w:style w:type="character" w:customStyle="1" w:styleId="WW8NumSt47z0">
    <w:name w:val="WW8NumSt47z0"/>
    <w:rsid w:val="00DD7857"/>
    <w:rPr>
      <w:rFonts w:ascii="Symbol" w:hAnsi="Symbol"/>
    </w:rPr>
  </w:style>
  <w:style w:type="character" w:customStyle="1" w:styleId="WW8NumSt51z0">
    <w:name w:val="WW8NumSt51z0"/>
    <w:rsid w:val="00DD7857"/>
    <w:rPr>
      <w:rFonts w:ascii="Symbol" w:hAnsi="Symbol"/>
    </w:rPr>
  </w:style>
  <w:style w:type="character" w:customStyle="1" w:styleId="WW8NumSt55z0">
    <w:name w:val="WW8NumSt55z0"/>
    <w:rsid w:val="00DD7857"/>
    <w:rPr>
      <w:rFonts w:ascii="Symbol" w:hAnsi="Symbol"/>
    </w:rPr>
  </w:style>
  <w:style w:type="character" w:customStyle="1" w:styleId="WW8NumSt59z0">
    <w:name w:val="WW8NumSt59z0"/>
    <w:rsid w:val="00DD7857"/>
    <w:rPr>
      <w:rFonts w:ascii="Symbol" w:hAnsi="Symbol"/>
    </w:rPr>
  </w:style>
  <w:style w:type="character" w:customStyle="1" w:styleId="WW8NumSt61z0">
    <w:name w:val="WW8NumSt61z0"/>
    <w:rsid w:val="00DD7857"/>
    <w:rPr>
      <w:rFonts w:ascii="Times New Roman" w:hAnsi="Times New Roman"/>
      <w:sz w:val="44"/>
    </w:rPr>
  </w:style>
  <w:style w:type="character" w:customStyle="1" w:styleId="CITE">
    <w:name w:val="CITE"/>
    <w:rsid w:val="00DD7857"/>
    <w:rPr>
      <w:i/>
    </w:rPr>
  </w:style>
  <w:style w:type="character" w:customStyle="1" w:styleId="RTFNum21">
    <w:name w:val="RTF_Num 2 1"/>
    <w:rsid w:val="00DD7857"/>
  </w:style>
  <w:style w:type="character" w:customStyle="1" w:styleId="RTFNum22">
    <w:name w:val="RTF_Num 2 2"/>
    <w:rsid w:val="00DD7857"/>
  </w:style>
  <w:style w:type="character" w:customStyle="1" w:styleId="RTFNum23">
    <w:name w:val="RTF_Num 2 3"/>
    <w:rsid w:val="00DD7857"/>
  </w:style>
  <w:style w:type="character" w:customStyle="1" w:styleId="RTFNum24">
    <w:name w:val="RTF_Num 2 4"/>
    <w:rsid w:val="00DD7857"/>
  </w:style>
  <w:style w:type="character" w:customStyle="1" w:styleId="RTFNum25">
    <w:name w:val="RTF_Num 2 5"/>
    <w:rsid w:val="00DD7857"/>
  </w:style>
  <w:style w:type="character" w:customStyle="1" w:styleId="RTFNum26">
    <w:name w:val="RTF_Num 2 6"/>
    <w:rsid w:val="00DD7857"/>
  </w:style>
  <w:style w:type="character" w:customStyle="1" w:styleId="RTFNum27">
    <w:name w:val="RTF_Num 2 7"/>
    <w:rsid w:val="00DD7857"/>
  </w:style>
  <w:style w:type="character" w:customStyle="1" w:styleId="RTFNum28">
    <w:name w:val="RTF_Num 2 8"/>
    <w:rsid w:val="00DD7857"/>
  </w:style>
  <w:style w:type="character" w:customStyle="1" w:styleId="Definitionuser">
    <w:name w:val="Definition (user)"/>
    <w:rsid w:val="00DD7857"/>
    <w:rPr>
      <w:i/>
      <w:iCs/>
    </w:rPr>
  </w:style>
  <w:style w:type="character" w:customStyle="1" w:styleId="CODE">
    <w:name w:val="CODE"/>
    <w:rsid w:val="00DD7857"/>
    <w:rPr>
      <w:rFonts w:ascii="Courier New" w:eastAsia="Courier New" w:hAnsi="Courier New" w:cs="Courier New"/>
      <w:sz w:val="20"/>
      <w:szCs w:val="20"/>
    </w:rPr>
  </w:style>
  <w:style w:type="character" w:customStyle="1" w:styleId="Hiperlink">
    <w:name w:val="Hiperlink"/>
    <w:rsid w:val="00DD7857"/>
    <w:rPr>
      <w:color w:val="0000FF"/>
      <w:u w:val="single"/>
    </w:rPr>
  </w:style>
  <w:style w:type="character" w:styleId="HiperlinkVisitado">
    <w:name w:val="FollowedHyperlink"/>
    <w:rsid w:val="00DD7857"/>
    <w:rPr>
      <w:color w:val="800080"/>
      <w:u w:val="single"/>
    </w:rPr>
  </w:style>
  <w:style w:type="character" w:customStyle="1" w:styleId="Keyboard">
    <w:name w:val="Keyboard"/>
    <w:rsid w:val="00DD7857"/>
    <w:rPr>
      <w:rFonts w:ascii="Courier New" w:eastAsia="Courier New" w:hAnsi="Courier New" w:cs="Courier New"/>
      <w:b/>
      <w:bCs/>
      <w:sz w:val="20"/>
      <w:szCs w:val="20"/>
    </w:rPr>
  </w:style>
  <w:style w:type="character" w:customStyle="1" w:styleId="Sample">
    <w:name w:val="Sample"/>
    <w:rsid w:val="00DD7857"/>
    <w:rPr>
      <w:rFonts w:ascii="Courier New" w:eastAsia="Courier New" w:hAnsi="Courier New" w:cs="Courier New"/>
    </w:rPr>
  </w:style>
  <w:style w:type="character" w:customStyle="1" w:styleId="Typewriter">
    <w:name w:val="Typewriter"/>
    <w:rsid w:val="00DD7857"/>
    <w:rPr>
      <w:rFonts w:ascii="Courier New" w:eastAsia="Courier New" w:hAnsi="Courier New" w:cs="Courier New"/>
      <w:sz w:val="20"/>
      <w:szCs w:val="20"/>
    </w:rPr>
  </w:style>
  <w:style w:type="character" w:customStyle="1" w:styleId="Variableuser">
    <w:name w:val="Variable (user)"/>
    <w:rsid w:val="00DD7857"/>
    <w:rPr>
      <w:i/>
      <w:iCs/>
    </w:rPr>
  </w:style>
  <w:style w:type="character" w:customStyle="1" w:styleId="HTMLMarkup">
    <w:name w:val="HTML Markup"/>
    <w:rsid w:val="00DD7857"/>
    <w:rPr>
      <w:vanish w:val="0"/>
      <w:color w:val="FF0000"/>
    </w:rPr>
  </w:style>
  <w:style w:type="character" w:customStyle="1" w:styleId="Comment">
    <w:name w:val="Comment"/>
    <w:rsid w:val="00DD7857"/>
    <w:rPr>
      <w:vanish w:val="0"/>
    </w:rPr>
  </w:style>
  <w:style w:type="paragraph" w:styleId="Sumrio3">
    <w:name w:val="toc 3"/>
    <w:basedOn w:val="Normal"/>
    <w:next w:val="Normal"/>
    <w:autoRedefine/>
    <w:uiPriority w:val="39"/>
    <w:unhideWhenUsed/>
    <w:rsid w:val="005A5400"/>
    <w:pPr>
      <w:spacing w:after="100"/>
      <w:ind w:left="480"/>
    </w:pPr>
  </w:style>
  <w:style w:type="paragraph" w:styleId="Sumrio1">
    <w:name w:val="toc 1"/>
    <w:basedOn w:val="Normal"/>
    <w:next w:val="Normal"/>
    <w:autoRedefine/>
    <w:uiPriority w:val="39"/>
    <w:unhideWhenUsed/>
    <w:rsid w:val="005A5400"/>
    <w:pPr>
      <w:spacing w:after="100"/>
    </w:pPr>
  </w:style>
  <w:style w:type="paragraph" w:styleId="Sumrio2">
    <w:name w:val="toc 2"/>
    <w:basedOn w:val="Normal"/>
    <w:next w:val="Normal"/>
    <w:autoRedefine/>
    <w:uiPriority w:val="39"/>
    <w:unhideWhenUsed/>
    <w:rsid w:val="005A5400"/>
    <w:pPr>
      <w:spacing w:after="100"/>
      <w:ind w:left="240"/>
    </w:pPr>
  </w:style>
  <w:style w:type="character" w:styleId="Hyperlink">
    <w:name w:val="Hyperlink"/>
    <w:basedOn w:val="Fontepargpadro"/>
    <w:uiPriority w:val="99"/>
    <w:unhideWhenUsed/>
    <w:rsid w:val="005A5400"/>
    <w:rPr>
      <w:color w:val="0000FF" w:themeColor="hyperlink"/>
      <w:u w:val="single"/>
    </w:rPr>
  </w:style>
  <w:style w:type="paragraph" w:styleId="Legenda">
    <w:name w:val="caption"/>
    <w:basedOn w:val="Normal"/>
    <w:next w:val="Normal"/>
    <w:uiPriority w:val="35"/>
    <w:unhideWhenUsed/>
    <w:qFormat/>
    <w:rsid w:val="008A7D50"/>
    <w:pPr>
      <w:spacing w:after="200"/>
    </w:pPr>
    <w:rPr>
      <w:b/>
      <w:bCs/>
      <w:color w:val="4F81BD" w:themeColor="accent1"/>
      <w:sz w:val="18"/>
      <w:szCs w:val="18"/>
    </w:rPr>
  </w:style>
  <w:style w:type="character" w:styleId="Refdenotaderodap">
    <w:name w:val="footnote reference"/>
    <w:basedOn w:val="Fontepargpadro"/>
    <w:rsid w:val="00DD7857"/>
    <w:rPr>
      <w:position w:val="0"/>
      <w:vertAlign w:val="superscript"/>
    </w:rPr>
  </w:style>
  <w:style w:type="character" w:customStyle="1" w:styleId="CabealhoChar">
    <w:name w:val="Cabeçalho Char"/>
    <w:basedOn w:val="Fontepargpadro"/>
    <w:rsid w:val="00DD7857"/>
  </w:style>
  <w:style w:type="character" w:customStyle="1" w:styleId="RodapChar">
    <w:name w:val="Rodapé Char"/>
    <w:basedOn w:val="Fontepargpadro"/>
    <w:rsid w:val="00DD7857"/>
  </w:style>
  <w:style w:type="numbering" w:customStyle="1" w:styleId="WWOutlineListStyle">
    <w:name w:val="WW_OutlineListStyle"/>
    <w:basedOn w:val="Semlista"/>
    <w:rsid w:val="00DD7857"/>
    <w:pPr>
      <w:numPr>
        <w:numId w:val="2"/>
      </w:numPr>
    </w:pPr>
  </w:style>
  <w:style w:type="numbering" w:customStyle="1" w:styleId="WW8Num1">
    <w:name w:val="WW8Num1"/>
    <w:basedOn w:val="Semlista"/>
    <w:rsid w:val="00DD7857"/>
    <w:pPr>
      <w:numPr>
        <w:numId w:val="3"/>
      </w:numPr>
    </w:pPr>
  </w:style>
  <w:style w:type="numbering" w:customStyle="1" w:styleId="WW8Num2">
    <w:name w:val="WW8Num2"/>
    <w:basedOn w:val="Semlista"/>
    <w:rsid w:val="00DD7857"/>
    <w:pPr>
      <w:numPr>
        <w:numId w:val="4"/>
      </w:numPr>
    </w:pPr>
  </w:style>
  <w:style w:type="numbering" w:customStyle="1" w:styleId="WW8Num3">
    <w:name w:val="WW8Num3"/>
    <w:basedOn w:val="Semlista"/>
    <w:rsid w:val="00DD7857"/>
    <w:pPr>
      <w:numPr>
        <w:numId w:val="5"/>
      </w:numPr>
    </w:pPr>
  </w:style>
  <w:style w:type="numbering" w:customStyle="1" w:styleId="WW8Num4">
    <w:name w:val="WW8Num4"/>
    <w:basedOn w:val="Semlista"/>
    <w:rsid w:val="00DD7857"/>
    <w:pPr>
      <w:numPr>
        <w:numId w:val="6"/>
      </w:numPr>
    </w:pPr>
  </w:style>
  <w:style w:type="numbering" w:customStyle="1" w:styleId="WW8Num5">
    <w:name w:val="WW8Num5"/>
    <w:basedOn w:val="Semlista"/>
    <w:rsid w:val="00DD7857"/>
    <w:pPr>
      <w:numPr>
        <w:numId w:val="7"/>
      </w:numPr>
    </w:pPr>
  </w:style>
  <w:style w:type="numbering" w:customStyle="1" w:styleId="WW8Num6">
    <w:name w:val="WW8Num6"/>
    <w:basedOn w:val="Semlista"/>
    <w:rsid w:val="00DD7857"/>
    <w:pPr>
      <w:numPr>
        <w:numId w:val="8"/>
      </w:numPr>
    </w:pPr>
  </w:style>
  <w:style w:type="numbering" w:customStyle="1" w:styleId="WW8Num7">
    <w:name w:val="WW8Num7"/>
    <w:basedOn w:val="Semlista"/>
    <w:rsid w:val="00DD7857"/>
    <w:pPr>
      <w:numPr>
        <w:numId w:val="9"/>
      </w:numPr>
    </w:pPr>
  </w:style>
  <w:style w:type="numbering" w:customStyle="1" w:styleId="WW8Num8">
    <w:name w:val="WW8Num8"/>
    <w:basedOn w:val="Semlista"/>
    <w:rsid w:val="00DD7857"/>
    <w:pPr>
      <w:numPr>
        <w:numId w:val="10"/>
      </w:numPr>
    </w:pPr>
  </w:style>
  <w:style w:type="numbering" w:customStyle="1" w:styleId="WW8Num9">
    <w:name w:val="WW8Num9"/>
    <w:basedOn w:val="Semlista"/>
    <w:rsid w:val="00DD7857"/>
    <w:pPr>
      <w:numPr>
        <w:numId w:val="11"/>
      </w:numPr>
    </w:pPr>
  </w:style>
  <w:style w:type="numbering" w:customStyle="1" w:styleId="WW8Num10">
    <w:name w:val="WW8Num10"/>
    <w:basedOn w:val="Semlista"/>
    <w:rsid w:val="00DD7857"/>
    <w:pPr>
      <w:numPr>
        <w:numId w:val="12"/>
      </w:numPr>
    </w:pPr>
  </w:style>
  <w:style w:type="numbering" w:customStyle="1" w:styleId="WW8Num11">
    <w:name w:val="WW8Num11"/>
    <w:basedOn w:val="Semlista"/>
    <w:rsid w:val="00DD7857"/>
    <w:pPr>
      <w:numPr>
        <w:numId w:val="13"/>
      </w:numPr>
    </w:pPr>
  </w:style>
  <w:style w:type="numbering" w:customStyle="1" w:styleId="WW8Num12">
    <w:name w:val="WW8Num12"/>
    <w:basedOn w:val="Semlista"/>
    <w:rsid w:val="00DD7857"/>
    <w:pPr>
      <w:numPr>
        <w:numId w:val="14"/>
      </w:numPr>
    </w:pPr>
  </w:style>
  <w:style w:type="numbering" w:customStyle="1" w:styleId="WW8Num13">
    <w:name w:val="WW8Num13"/>
    <w:basedOn w:val="Semlista"/>
    <w:rsid w:val="00DD7857"/>
    <w:pPr>
      <w:numPr>
        <w:numId w:val="15"/>
      </w:numPr>
    </w:pPr>
  </w:style>
  <w:style w:type="numbering" w:customStyle="1" w:styleId="WW8Num14">
    <w:name w:val="WW8Num14"/>
    <w:basedOn w:val="Semlista"/>
    <w:rsid w:val="00DD7857"/>
    <w:pPr>
      <w:numPr>
        <w:numId w:val="16"/>
      </w:numPr>
    </w:pPr>
  </w:style>
  <w:style w:type="numbering" w:customStyle="1" w:styleId="WW8Num15">
    <w:name w:val="WW8Num15"/>
    <w:basedOn w:val="Semlista"/>
    <w:rsid w:val="00DD7857"/>
    <w:pPr>
      <w:numPr>
        <w:numId w:val="17"/>
      </w:numPr>
    </w:pPr>
  </w:style>
  <w:style w:type="numbering" w:customStyle="1" w:styleId="WW8Num16">
    <w:name w:val="WW8Num16"/>
    <w:basedOn w:val="Semlista"/>
    <w:rsid w:val="00DD7857"/>
    <w:pPr>
      <w:numPr>
        <w:numId w:val="18"/>
      </w:numPr>
    </w:pPr>
  </w:style>
  <w:style w:type="numbering" w:customStyle="1" w:styleId="WW8Num17">
    <w:name w:val="WW8Num17"/>
    <w:basedOn w:val="Semlista"/>
    <w:rsid w:val="00DD7857"/>
    <w:pPr>
      <w:numPr>
        <w:numId w:val="19"/>
      </w:numPr>
    </w:pPr>
  </w:style>
  <w:style w:type="numbering" w:customStyle="1" w:styleId="WW8Num18">
    <w:name w:val="WW8Num18"/>
    <w:basedOn w:val="Semlista"/>
    <w:rsid w:val="00DD7857"/>
    <w:pPr>
      <w:numPr>
        <w:numId w:val="20"/>
      </w:numPr>
    </w:pPr>
  </w:style>
  <w:style w:type="numbering" w:customStyle="1" w:styleId="WW8Num19">
    <w:name w:val="WW8Num19"/>
    <w:basedOn w:val="Semlista"/>
    <w:rsid w:val="00DD7857"/>
    <w:pPr>
      <w:numPr>
        <w:numId w:val="21"/>
      </w:numPr>
    </w:pPr>
  </w:style>
  <w:style w:type="numbering" w:customStyle="1" w:styleId="WW8Num20">
    <w:name w:val="WW8Num20"/>
    <w:basedOn w:val="Semlista"/>
    <w:rsid w:val="00DD7857"/>
    <w:pPr>
      <w:numPr>
        <w:numId w:val="22"/>
      </w:numPr>
    </w:pPr>
  </w:style>
  <w:style w:type="numbering" w:customStyle="1" w:styleId="WW8Num21">
    <w:name w:val="WW8Num21"/>
    <w:basedOn w:val="Semlista"/>
    <w:rsid w:val="00DD7857"/>
    <w:pPr>
      <w:numPr>
        <w:numId w:val="23"/>
      </w:numPr>
    </w:pPr>
  </w:style>
  <w:style w:type="numbering" w:customStyle="1" w:styleId="WW8Num22">
    <w:name w:val="WW8Num22"/>
    <w:basedOn w:val="Semlista"/>
    <w:rsid w:val="00DD7857"/>
    <w:pPr>
      <w:numPr>
        <w:numId w:val="24"/>
      </w:numPr>
    </w:pPr>
  </w:style>
  <w:style w:type="numbering" w:customStyle="1" w:styleId="WW8Num23">
    <w:name w:val="WW8Num23"/>
    <w:basedOn w:val="Semlista"/>
    <w:rsid w:val="00DD7857"/>
    <w:pPr>
      <w:numPr>
        <w:numId w:val="25"/>
      </w:numPr>
    </w:pPr>
  </w:style>
  <w:style w:type="numbering" w:customStyle="1" w:styleId="WW8Num24">
    <w:name w:val="WW8Num24"/>
    <w:basedOn w:val="Semlista"/>
    <w:rsid w:val="00DD7857"/>
    <w:pPr>
      <w:numPr>
        <w:numId w:val="26"/>
      </w:numPr>
    </w:pPr>
  </w:style>
  <w:style w:type="numbering" w:customStyle="1" w:styleId="WW8Num25">
    <w:name w:val="WW8Num25"/>
    <w:basedOn w:val="Semlista"/>
    <w:rsid w:val="00DD7857"/>
    <w:pPr>
      <w:numPr>
        <w:numId w:val="27"/>
      </w:numPr>
    </w:pPr>
  </w:style>
  <w:style w:type="numbering" w:customStyle="1" w:styleId="WW8Num26">
    <w:name w:val="WW8Num26"/>
    <w:basedOn w:val="Semlista"/>
    <w:rsid w:val="00DD7857"/>
    <w:pPr>
      <w:numPr>
        <w:numId w:val="28"/>
      </w:numPr>
    </w:pPr>
  </w:style>
  <w:style w:type="numbering" w:customStyle="1" w:styleId="WW8Num27">
    <w:name w:val="WW8Num27"/>
    <w:basedOn w:val="Semlista"/>
    <w:rsid w:val="00DD7857"/>
    <w:pPr>
      <w:numPr>
        <w:numId w:val="29"/>
      </w:numPr>
    </w:pPr>
  </w:style>
  <w:style w:type="numbering" w:customStyle="1" w:styleId="WW8Num28">
    <w:name w:val="WW8Num28"/>
    <w:basedOn w:val="Semlista"/>
    <w:rsid w:val="00DD7857"/>
    <w:pPr>
      <w:numPr>
        <w:numId w:val="30"/>
      </w:numPr>
    </w:pPr>
  </w:style>
  <w:style w:type="numbering" w:customStyle="1" w:styleId="WW8Num29">
    <w:name w:val="WW8Num29"/>
    <w:basedOn w:val="Semlista"/>
    <w:rsid w:val="00DD7857"/>
    <w:pPr>
      <w:numPr>
        <w:numId w:val="31"/>
      </w:numPr>
    </w:pPr>
  </w:style>
  <w:style w:type="numbering" w:customStyle="1" w:styleId="WW8Num30">
    <w:name w:val="WW8Num30"/>
    <w:basedOn w:val="Semlista"/>
    <w:rsid w:val="00DD7857"/>
    <w:pPr>
      <w:numPr>
        <w:numId w:val="32"/>
      </w:numPr>
    </w:pPr>
  </w:style>
  <w:style w:type="numbering" w:customStyle="1" w:styleId="RTFNum2">
    <w:name w:val="RTF_Num 2"/>
    <w:basedOn w:val="Semlista"/>
    <w:rsid w:val="00DD7857"/>
    <w:pPr>
      <w:numPr>
        <w:numId w:val="33"/>
      </w:numPr>
    </w:pPr>
  </w:style>
  <w:style w:type="paragraph" w:styleId="Cabealho">
    <w:name w:val="header"/>
    <w:basedOn w:val="Normal"/>
    <w:link w:val="CabealhoChar1"/>
    <w:uiPriority w:val="99"/>
    <w:semiHidden/>
    <w:unhideWhenUsed/>
    <w:rsid w:val="00DD7857"/>
    <w:pPr>
      <w:tabs>
        <w:tab w:val="center" w:pos="4252"/>
        <w:tab w:val="right" w:pos="8504"/>
      </w:tabs>
    </w:pPr>
  </w:style>
  <w:style w:type="character" w:customStyle="1" w:styleId="CabealhoChar1">
    <w:name w:val="Cabeçalho Char1"/>
    <w:basedOn w:val="Fontepargpadro"/>
    <w:link w:val="Cabealho"/>
    <w:uiPriority w:val="99"/>
    <w:semiHidden/>
    <w:rsid w:val="00DD7857"/>
  </w:style>
  <w:style w:type="paragraph" w:styleId="Rodap">
    <w:name w:val="footer"/>
    <w:basedOn w:val="Normal"/>
    <w:link w:val="RodapChar1"/>
    <w:uiPriority w:val="99"/>
    <w:semiHidden/>
    <w:unhideWhenUsed/>
    <w:rsid w:val="00DD7857"/>
    <w:pPr>
      <w:tabs>
        <w:tab w:val="center" w:pos="4252"/>
        <w:tab w:val="right" w:pos="8504"/>
      </w:tabs>
    </w:pPr>
  </w:style>
  <w:style w:type="character" w:customStyle="1" w:styleId="RodapChar1">
    <w:name w:val="Rodapé Char1"/>
    <w:basedOn w:val="Fontepargpadro"/>
    <w:link w:val="Rodap"/>
    <w:uiPriority w:val="99"/>
    <w:semiHidden/>
    <w:rsid w:val="00DD7857"/>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header" Target="header1.xml"/><Relationship Id="rId5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2636D1-B51B-4081-AF69-C8ACA51B2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85</Pages>
  <Words>17119</Words>
  <Characters>92446</Characters>
  <Application>Microsoft Office Word</Application>
  <DocSecurity>0</DocSecurity>
  <Lines>770</Lines>
  <Paragraphs>218</Paragraphs>
  <ScaleCrop>false</ScaleCrop>
  <HeadingPairs>
    <vt:vector size="2" baseType="variant">
      <vt:variant>
        <vt:lpstr>Título</vt:lpstr>
      </vt:variant>
      <vt:variant>
        <vt:i4>1</vt:i4>
      </vt:variant>
    </vt:vector>
  </HeadingPairs>
  <TitlesOfParts>
    <vt:vector size="1" baseType="lpstr">
      <vt:lpstr/>
    </vt:vector>
  </TitlesOfParts>
  <Company>Cetil</Company>
  <LinksUpToDate>false</LinksUpToDate>
  <CharactersWithSpaces>109347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Ivan Pichler</dc:creator>
  <cp:lastModifiedBy>eduardo.pichler</cp:lastModifiedBy>
  <cp:revision>13</cp:revision>
  <dcterms:created xsi:type="dcterms:W3CDTF">2010-08-23T12:50:00Z</dcterms:created>
  <dcterms:modified xsi:type="dcterms:W3CDTF">2010-08-23T13:34:00Z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